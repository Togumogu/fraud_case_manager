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A320" w14:textId="77777777" w:rsidR="006C5BD2" w:rsidRDefault="00FC6C4E">
      <w:pPr>
        <w:pStyle w:val="FirstParagraph"/>
      </w:pPr>
      <w:r>
        <w:rPr>
          <w:b/>
          <w:bCs/>
        </w:rPr>
        <w:t>SADE Vaka Yöneticisi (SCM)</w:t>
      </w:r>
    </w:p>
    <w:p w14:paraId="2166A321" w14:textId="77777777" w:rsidR="006C5BD2" w:rsidRDefault="00FC6C4E">
      <w:pPr>
        <w:pStyle w:val="GvdeMetni"/>
      </w:pPr>
      <w:r>
        <w:t>Teknik Spesifikasyon Dokümanı</w:t>
      </w:r>
    </w:p>
    <w:p w14:paraId="2166A322" w14:textId="77777777" w:rsidR="006C5BD2" w:rsidRDefault="00FC6C4E">
      <w:pPr>
        <w:pStyle w:val="GvdeMetni"/>
      </w:pPr>
      <w:r>
        <w:rPr>
          <w:i/>
          <w:iCs/>
        </w:rPr>
        <w:t>Fraud Vaka Yönetimi &amp; SAS Alert Triage Entegrasyonu</w:t>
      </w:r>
    </w:p>
    <w:tbl>
      <w:tblPr>
        <w:tblStyle w:val="Table"/>
        <w:tblW w:w="4865" w:type="pct"/>
        <w:tblLook w:val="0020" w:firstRow="1" w:lastRow="0" w:firstColumn="0" w:lastColumn="0" w:noHBand="0" w:noVBand="0"/>
      </w:tblPr>
      <w:tblGrid>
        <w:gridCol w:w="5407"/>
        <w:gridCol w:w="3745"/>
      </w:tblGrid>
      <w:tr w:rsidR="006C5BD2" w14:paraId="2166A325"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23" w14:textId="77777777" w:rsidR="006C5BD2" w:rsidRDefault="00FC6C4E">
            <w:pPr>
              <w:pStyle w:val="Compact"/>
            </w:pPr>
            <w:r>
              <w:rPr>
                <w:b/>
                <w:bCs/>
              </w:rPr>
              <w:t>Doküman Versiyonu</w:t>
            </w:r>
          </w:p>
        </w:tc>
        <w:tc>
          <w:tcPr>
            <w:tcW w:w="0" w:type="auto"/>
          </w:tcPr>
          <w:p w14:paraId="2166A324" w14:textId="77777777" w:rsidR="006C5BD2" w:rsidRDefault="00FC6C4E">
            <w:pPr>
              <w:pStyle w:val="Compact"/>
            </w:pPr>
            <w:r>
              <w:t>9.0</w:t>
            </w:r>
          </w:p>
        </w:tc>
      </w:tr>
      <w:tr w:rsidR="006C5BD2" w14:paraId="2166A328" w14:textId="77777777">
        <w:tc>
          <w:tcPr>
            <w:tcW w:w="0" w:type="auto"/>
          </w:tcPr>
          <w:p w14:paraId="2166A326" w14:textId="77777777" w:rsidR="006C5BD2" w:rsidRDefault="00FC6C4E">
            <w:pPr>
              <w:pStyle w:val="Compact"/>
            </w:pPr>
            <w:r>
              <w:rPr>
                <w:b/>
                <w:bCs/>
              </w:rPr>
              <w:t>Tarih</w:t>
            </w:r>
          </w:p>
        </w:tc>
        <w:tc>
          <w:tcPr>
            <w:tcW w:w="0" w:type="auto"/>
          </w:tcPr>
          <w:p w14:paraId="2166A327" w14:textId="77777777" w:rsidR="006C5BD2" w:rsidRDefault="00FC6C4E">
            <w:pPr>
              <w:pStyle w:val="Compact"/>
            </w:pPr>
            <w:r>
              <w:t>Şubat 2026</w:t>
            </w:r>
          </w:p>
        </w:tc>
      </w:tr>
      <w:tr w:rsidR="006C5BD2" w14:paraId="2166A32B" w14:textId="77777777">
        <w:tc>
          <w:tcPr>
            <w:tcW w:w="0" w:type="auto"/>
          </w:tcPr>
          <w:p w14:paraId="2166A329" w14:textId="77777777" w:rsidR="006C5BD2" w:rsidRDefault="00FC6C4E">
            <w:pPr>
              <w:pStyle w:val="Compact"/>
            </w:pPr>
            <w:r>
              <w:rPr>
                <w:b/>
                <w:bCs/>
              </w:rPr>
              <w:t>Hazırlayan</w:t>
            </w:r>
          </w:p>
        </w:tc>
        <w:tc>
          <w:tcPr>
            <w:tcW w:w="0" w:type="auto"/>
          </w:tcPr>
          <w:p w14:paraId="2166A32A" w14:textId="77777777" w:rsidR="006C5BD2" w:rsidRDefault="00FC6C4E">
            <w:pPr>
              <w:pStyle w:val="Compact"/>
            </w:pPr>
            <w:r>
              <w:t>Toygun Baysal</w:t>
            </w:r>
          </w:p>
        </w:tc>
      </w:tr>
      <w:tr w:rsidR="006C5BD2" w14:paraId="2166A32E" w14:textId="77777777">
        <w:tc>
          <w:tcPr>
            <w:tcW w:w="0" w:type="auto"/>
          </w:tcPr>
          <w:p w14:paraId="2166A32C" w14:textId="77777777" w:rsidR="006C5BD2" w:rsidRDefault="00FC6C4E">
            <w:pPr>
              <w:pStyle w:val="Compact"/>
            </w:pPr>
            <w:r>
              <w:rPr>
                <w:b/>
                <w:bCs/>
              </w:rPr>
              <w:t>Gizlilik</w:t>
            </w:r>
          </w:p>
        </w:tc>
        <w:tc>
          <w:tcPr>
            <w:tcW w:w="0" w:type="auto"/>
          </w:tcPr>
          <w:p w14:paraId="2166A32D" w14:textId="77777777" w:rsidR="006C5BD2" w:rsidRDefault="00FC6C4E">
            <w:pPr>
              <w:pStyle w:val="Compact"/>
            </w:pPr>
            <w:r>
              <w:t>Gizli</w:t>
            </w:r>
          </w:p>
        </w:tc>
      </w:tr>
      <w:tr w:rsidR="006C5BD2" w14:paraId="2166A331" w14:textId="77777777">
        <w:tc>
          <w:tcPr>
            <w:tcW w:w="0" w:type="auto"/>
          </w:tcPr>
          <w:p w14:paraId="2166A32F" w14:textId="77777777" w:rsidR="006C5BD2" w:rsidRDefault="00FC6C4E">
            <w:pPr>
              <w:pStyle w:val="Compact"/>
            </w:pPr>
            <w:r>
              <w:rPr>
                <w:b/>
                <w:bCs/>
              </w:rPr>
              <w:t>Durum</w:t>
            </w:r>
          </w:p>
        </w:tc>
        <w:tc>
          <w:tcPr>
            <w:tcW w:w="0" w:type="auto"/>
          </w:tcPr>
          <w:p w14:paraId="2166A330" w14:textId="77777777" w:rsidR="006C5BD2" w:rsidRDefault="00FC6C4E">
            <w:pPr>
              <w:pStyle w:val="Compact"/>
            </w:pPr>
            <w:r>
              <w:t>Taslak</w:t>
            </w:r>
          </w:p>
        </w:tc>
      </w:tr>
    </w:tbl>
    <w:p w14:paraId="2166A332" w14:textId="77777777" w:rsidR="006C5BD2" w:rsidRDefault="00FC6C4E">
      <w:pPr>
        <w:pStyle w:val="Balk1"/>
      </w:pPr>
      <w:bookmarkStart w:id="0" w:name="yönetici-özeti"/>
      <w:r>
        <w:t>1. Yönetici Özeti</w:t>
      </w:r>
    </w:p>
    <w:p w14:paraId="2166A333" w14:textId="77777777" w:rsidR="006C5BD2" w:rsidRDefault="00FC6C4E">
      <w:pPr>
        <w:pStyle w:val="FirstParagraph"/>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işlemleri almalarına, şüpheli işlemleri soruşturmalarına, soruşturma vakalarını yönetmelerine ve denetime hazır karar kayıtları üretmelerine olanak tanıyacaktır.</w:t>
      </w:r>
    </w:p>
    <w:p w14:paraId="2166A334" w14:textId="77777777" w:rsidR="006C5BD2" w:rsidRDefault="00FC6C4E">
      <w:pPr>
        <w:pStyle w:val="Balk2"/>
      </w:pPr>
      <w:bookmarkStart w:id="1" w:name="proje-bağlamı"/>
      <w:r>
        <w:t>1.1 Proje Bağlamı</w:t>
      </w:r>
    </w:p>
    <w:p w14:paraId="2166A335" w14:textId="77777777" w:rsidR="006C5BD2" w:rsidRDefault="00FC6C4E">
      <w:pPr>
        <w:pStyle w:val="FirstParagraph"/>
      </w:pPr>
      <w:r>
        <w:t>SAS Alert Triage şu anda gerçek zamanlı fraud skorlama ve işlem tespiti işlemlerini yürütmektedir. Ancak vaka oluşturmadan karar verme ve raporlamaya kadar uzanan soruşturma iş akışı, amacına özel bir vaka yönetim sistemi gerektirmektedir. SCM, paylaşılan Fraud Datamart’tan (FDM) işlem verilerini salt okunur olarak okuyan, soruşturma süreçlerini ve kararlarını kendi şemasında (scm) saklayan bağımsız bir soruşturma ortamı sağlayarak bu boşluğu doldurmaktadır. SCM, FDM’e veya SAS SFD’ye herhangi bir veri yazmaz; tüm karar ve durum bilgisi yalnızca SCM’nin kendi veritabanında tutulur.</w:t>
      </w:r>
    </w:p>
    <w:p w14:paraId="2166A336" w14:textId="77777777" w:rsidR="006C5BD2" w:rsidRDefault="00FC6C4E">
      <w:pPr>
        <w:pStyle w:val="Balk2"/>
      </w:pPr>
      <w:bookmarkStart w:id="2" w:name="temel-tasarım-ilkeleri"/>
      <w:bookmarkEnd w:id="1"/>
      <w:r>
        <w:t>1.2 Temel Tasarım İlkeleri</w:t>
      </w:r>
    </w:p>
    <w:p w14:paraId="2166A337" w14:textId="77777777" w:rsidR="006C5BD2" w:rsidRDefault="00FC6C4E">
      <w:pPr>
        <w:numPr>
          <w:ilvl w:val="0"/>
          <w:numId w:val="2"/>
        </w:numPr>
      </w:pPr>
      <w:r>
        <w:t>Alan Odaklı (Domain-Driven): Çok alanlı mimari (Payment Fraud, Credit Card Fraud, Application Fraud, Internal Fraud) ile alan kapsamında erişim kontrolü.</w:t>
      </w:r>
    </w:p>
    <w:p w14:paraId="2166A338" w14:textId="77777777" w:rsidR="006C5BD2" w:rsidRDefault="00FC6C4E">
      <w:pPr>
        <w:numPr>
          <w:ilvl w:val="0"/>
          <w:numId w:val="2"/>
        </w:numPr>
      </w:pPr>
      <w:r>
        <w:t>Olay Tabanlı Veri: İşlem verileri Kafka ve CDC boru hatları üzerinden FDM'ye akar; SCM, FDM'den okur.</w:t>
      </w:r>
    </w:p>
    <w:p w14:paraId="2166A339" w14:textId="77777777" w:rsidR="006C5BD2" w:rsidRDefault="00FC6C4E">
      <w:pPr>
        <w:numPr>
          <w:ilvl w:val="0"/>
          <w:numId w:val="2"/>
        </w:numPr>
      </w:pPr>
      <w:r>
        <w:t>Vaka Merkezli Model: SCM'de bağımsız alarm triyajı yapılmaz; Alert Triage'den gelen işaretlenmiş işlemler ve tüm işlemler Vaka Oluşturma ekranında değerlendirilir, soruşturma vakalar üzerinden yürütülür.</w:t>
      </w:r>
    </w:p>
    <w:p w14:paraId="2166A33B" w14:textId="77777777" w:rsidR="006C5BD2" w:rsidRDefault="00FC6C4E">
      <w:pPr>
        <w:numPr>
          <w:ilvl w:val="0"/>
          <w:numId w:val="2"/>
        </w:numPr>
      </w:pPr>
      <w:r>
        <w:t>Sorumluluk Ayrımı: SCM vaka yaşam döngüsüne ve soruşturma kararlarına sahiptir; FDM işlem ve tespit ana verilerine sahiptir (salt okunur); SFD algılama ve skorlamaya sahiptir. SCM, FDM veya SFD’ye hiçbir yazışma yapmaz.</w:t>
      </w:r>
    </w:p>
    <w:p w14:paraId="2166A33C" w14:textId="77777777" w:rsidR="006C5BD2" w:rsidRDefault="00FC6C4E">
      <w:pPr>
        <w:pStyle w:val="Balk1"/>
      </w:pPr>
      <w:bookmarkStart w:id="3" w:name="sistem-mimarisi-genel-bakış"/>
      <w:bookmarkEnd w:id="0"/>
      <w:bookmarkEnd w:id="2"/>
      <w:r>
        <w:lastRenderedPageBreak/>
        <w:t>2. Sistem Mimarisi Genel Bakış</w:t>
      </w:r>
    </w:p>
    <w:p w14:paraId="2166A33D" w14:textId="77777777" w:rsidR="006C5BD2" w:rsidRDefault="00FC6C4E">
      <w:pPr>
        <w:pStyle w:val="Balk2"/>
      </w:pPr>
      <w:bookmarkStart w:id="4" w:name="üst-düzey-bileşen-haritası"/>
      <w:r>
        <w:t>2.1 Üst Düzey Bileşen Haritası</w:t>
      </w:r>
    </w:p>
    <w:p w14:paraId="2166A33E" w14:textId="77777777" w:rsidR="006C5BD2" w:rsidRDefault="00FC6C4E">
      <w:pPr>
        <w:pStyle w:val="FirstParagraph"/>
      </w:pPr>
      <w:r>
        <w:t>Sistem, dört ana katmandan oluşmaktadır:</w:t>
      </w:r>
    </w:p>
    <w:tbl>
      <w:tblPr>
        <w:tblStyle w:val="Table"/>
        <w:tblW w:w="4868" w:type="pct"/>
        <w:tblLook w:val="0020" w:firstRow="1" w:lastRow="0" w:firstColumn="0" w:lastColumn="0" w:noHBand="0" w:noVBand="0"/>
      </w:tblPr>
      <w:tblGrid>
        <w:gridCol w:w="1683"/>
        <w:gridCol w:w="1910"/>
        <w:gridCol w:w="5565"/>
      </w:tblGrid>
      <w:tr w:rsidR="006C5BD2" w14:paraId="2166A342"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3F" w14:textId="77777777" w:rsidR="006C5BD2" w:rsidRDefault="00FC6C4E">
            <w:pPr>
              <w:pStyle w:val="Compact"/>
            </w:pPr>
            <w:r>
              <w:rPr>
                <w:b/>
                <w:bCs/>
              </w:rPr>
              <w:t>Katman</w:t>
            </w:r>
          </w:p>
        </w:tc>
        <w:tc>
          <w:tcPr>
            <w:tcW w:w="0" w:type="auto"/>
          </w:tcPr>
          <w:p w14:paraId="2166A340" w14:textId="77777777" w:rsidR="006C5BD2" w:rsidRDefault="00FC6C4E">
            <w:pPr>
              <w:pStyle w:val="Compact"/>
            </w:pPr>
            <w:r>
              <w:rPr>
                <w:b/>
                <w:bCs/>
              </w:rPr>
              <w:t>Bileşen</w:t>
            </w:r>
          </w:p>
        </w:tc>
        <w:tc>
          <w:tcPr>
            <w:tcW w:w="0" w:type="auto"/>
          </w:tcPr>
          <w:p w14:paraId="2166A341" w14:textId="77777777" w:rsidR="006C5BD2" w:rsidRDefault="00FC6C4E">
            <w:pPr>
              <w:pStyle w:val="Compact"/>
            </w:pPr>
            <w:r>
              <w:rPr>
                <w:b/>
                <w:bCs/>
              </w:rPr>
              <w:t>Açıklama</w:t>
            </w:r>
          </w:p>
        </w:tc>
      </w:tr>
      <w:tr w:rsidR="006C5BD2" w14:paraId="2166A346" w14:textId="77777777">
        <w:tc>
          <w:tcPr>
            <w:tcW w:w="0" w:type="auto"/>
          </w:tcPr>
          <w:p w14:paraId="2166A343" w14:textId="77777777" w:rsidR="006C5BD2" w:rsidRDefault="00FC6C4E">
            <w:pPr>
              <w:pStyle w:val="Compact"/>
            </w:pPr>
            <w:r>
              <w:t>BOSS Katmanı</w:t>
            </w:r>
          </w:p>
        </w:tc>
        <w:tc>
          <w:tcPr>
            <w:tcW w:w="0" w:type="auto"/>
          </w:tcPr>
          <w:p w14:paraId="2166A344" w14:textId="77777777" w:rsidR="006C5BD2" w:rsidRDefault="00FC6C4E">
            <w:pPr>
              <w:pStyle w:val="Compact"/>
            </w:pPr>
            <w:r>
              <w:t>TRX Response Kafka Publisher</w:t>
            </w:r>
          </w:p>
        </w:tc>
        <w:tc>
          <w:tcPr>
            <w:tcW w:w="0" w:type="auto"/>
          </w:tcPr>
          <w:p w14:paraId="2166A345" w14:textId="77777777" w:rsidR="006C5BD2" w:rsidRDefault="00FC6C4E">
            <w:pPr>
              <w:pStyle w:val="Compact"/>
            </w:pPr>
            <w:r>
              <w:t>Bankanın orkestrasyon katmanından gelen işlem yanıt verilerini Kafka topic'e yazar.</w:t>
            </w:r>
          </w:p>
        </w:tc>
      </w:tr>
      <w:tr w:rsidR="006C5BD2" w14:paraId="2166A34A" w14:textId="77777777">
        <w:tc>
          <w:tcPr>
            <w:tcW w:w="0" w:type="auto"/>
          </w:tcPr>
          <w:p w14:paraId="2166A347" w14:textId="77777777" w:rsidR="006C5BD2" w:rsidRDefault="00FC6C4E">
            <w:pPr>
              <w:pStyle w:val="Compact"/>
            </w:pPr>
            <w:r>
              <w:t>BOSS Katmanı</w:t>
            </w:r>
          </w:p>
        </w:tc>
        <w:tc>
          <w:tcPr>
            <w:tcW w:w="0" w:type="auto"/>
          </w:tcPr>
          <w:p w14:paraId="2166A348" w14:textId="77777777" w:rsidR="006C5BD2" w:rsidRDefault="00FC6C4E">
            <w:pPr>
              <w:pStyle w:val="Compact"/>
            </w:pPr>
            <w:r>
              <w:t>Kafka-FDM Adapter</w:t>
            </w:r>
          </w:p>
        </w:tc>
        <w:tc>
          <w:tcPr>
            <w:tcW w:w="0" w:type="auto"/>
          </w:tcPr>
          <w:p w14:paraId="2166A349" w14:textId="77777777" w:rsidR="006C5BD2" w:rsidRDefault="00FC6C4E">
            <w:pPr>
              <w:pStyle w:val="Compact"/>
            </w:pPr>
            <w:r>
              <w:t>Kafka mesajlarını tüketir, JSON formatındaki işlem verilerini FDM REST API'ye iletir.</w:t>
            </w:r>
          </w:p>
        </w:tc>
      </w:tr>
      <w:tr w:rsidR="006C5BD2" w14:paraId="2166A34E" w14:textId="77777777">
        <w:tc>
          <w:tcPr>
            <w:tcW w:w="0" w:type="auto"/>
          </w:tcPr>
          <w:p w14:paraId="2166A34B" w14:textId="77777777" w:rsidR="006C5BD2" w:rsidRDefault="00FC6C4E">
            <w:pPr>
              <w:pStyle w:val="Compact"/>
            </w:pPr>
            <w:commentRangeStart w:id="5"/>
            <w:r>
              <w:t>BOSS Katmanı</w:t>
            </w:r>
          </w:p>
        </w:tc>
        <w:tc>
          <w:tcPr>
            <w:tcW w:w="0" w:type="auto"/>
          </w:tcPr>
          <w:p w14:paraId="2166A34C" w14:textId="77777777" w:rsidR="006C5BD2" w:rsidRDefault="00FC6C4E">
            <w:pPr>
              <w:pStyle w:val="Compact"/>
            </w:pPr>
            <w:r>
              <w:t>SFD CDC (Change Data Capture)</w:t>
            </w:r>
          </w:p>
        </w:tc>
        <w:tc>
          <w:tcPr>
            <w:tcW w:w="0" w:type="auto"/>
          </w:tcPr>
          <w:p w14:paraId="2166A34D" w14:textId="77777777" w:rsidR="006C5BD2" w:rsidRDefault="00FC6C4E">
            <w:pPr>
              <w:pStyle w:val="Compact"/>
            </w:pPr>
            <w:r>
              <w:t>SFD veritabanındaki tespit değişikliklerini okur, JSON formatında FDM API'ye gönderir.</w:t>
            </w:r>
            <w:commentRangeEnd w:id="5"/>
            <w:r>
              <w:rPr>
                <w:rStyle w:val="AklamaBavurusu"/>
                <w:sz w:val="24"/>
                <w:szCs w:val="24"/>
              </w:rPr>
              <w:commentReference w:id="5"/>
            </w:r>
          </w:p>
        </w:tc>
      </w:tr>
      <w:tr w:rsidR="006C5BD2" w14:paraId="2166A352" w14:textId="77777777">
        <w:tc>
          <w:tcPr>
            <w:tcW w:w="0" w:type="auto"/>
          </w:tcPr>
          <w:p w14:paraId="2166A34F" w14:textId="77777777" w:rsidR="006C5BD2" w:rsidRDefault="00FC6C4E">
            <w:pPr>
              <w:pStyle w:val="Compact"/>
            </w:pPr>
            <w:commentRangeStart w:id="6"/>
            <w:r>
              <w:t>Fraud Datamart (FDM)</w:t>
            </w:r>
            <w:commentRangeEnd w:id="6"/>
            <w:r>
              <w:rPr>
                <w:rStyle w:val="AklamaBavurusu"/>
                <w:sz w:val="24"/>
                <w:szCs w:val="24"/>
              </w:rPr>
              <w:commentReference w:id="6"/>
            </w:r>
          </w:p>
        </w:tc>
        <w:tc>
          <w:tcPr>
            <w:tcW w:w="0" w:type="auto"/>
          </w:tcPr>
          <w:p w14:paraId="2166A350" w14:textId="77777777" w:rsidR="006C5BD2" w:rsidRDefault="00FC6C4E">
            <w:pPr>
              <w:pStyle w:val="Compact"/>
            </w:pPr>
            <w:r>
              <w:t>FDM API (REST)</w:t>
            </w:r>
          </w:p>
        </w:tc>
        <w:tc>
          <w:tcPr>
            <w:tcW w:w="0" w:type="auto"/>
          </w:tcPr>
          <w:p w14:paraId="2166A351" w14:textId="77777777" w:rsidR="006C5BD2" w:rsidRDefault="00FC6C4E">
            <w:pPr>
              <w:pStyle w:val="Compact"/>
            </w:pPr>
            <w:r>
              <w:t>İşlem, kural ve zenginleştirme verilerini alır ve ilişkisel datamart'a yazar.</w:t>
            </w:r>
          </w:p>
        </w:tc>
      </w:tr>
      <w:tr w:rsidR="006C5BD2" w14:paraId="2166A356" w14:textId="77777777">
        <w:tc>
          <w:tcPr>
            <w:tcW w:w="0" w:type="auto"/>
          </w:tcPr>
          <w:p w14:paraId="2166A353" w14:textId="77777777" w:rsidR="006C5BD2" w:rsidRDefault="00FC6C4E">
            <w:pPr>
              <w:pStyle w:val="Compact"/>
            </w:pPr>
            <w:r>
              <w:t>Fraud Datamart (FDM)</w:t>
            </w:r>
          </w:p>
        </w:tc>
        <w:tc>
          <w:tcPr>
            <w:tcW w:w="0" w:type="auto"/>
          </w:tcPr>
          <w:p w14:paraId="2166A354" w14:textId="77777777" w:rsidR="006C5BD2" w:rsidRDefault="00FC6C4E">
            <w:pPr>
              <w:pStyle w:val="Compact"/>
            </w:pPr>
            <w:r>
              <w:t>FDM Veritabanı (PostgreSQL)</w:t>
            </w:r>
          </w:p>
        </w:tc>
        <w:tc>
          <w:tcPr>
            <w:tcW w:w="0" w:type="auto"/>
          </w:tcPr>
          <w:p w14:paraId="2166A355" w14:textId="77777777" w:rsidR="006C5BD2" w:rsidRDefault="00FC6C4E">
            <w:pPr>
              <w:pStyle w:val="Compact"/>
            </w:pPr>
            <w:r>
              <w:t>Tüm fraud ile ilgili verilerin merkezi deposu: işlemler, kurallar, varlıklar.</w:t>
            </w:r>
          </w:p>
        </w:tc>
      </w:tr>
      <w:tr w:rsidR="006C5BD2" w14:paraId="2166A35A" w14:textId="77777777">
        <w:tc>
          <w:tcPr>
            <w:tcW w:w="0" w:type="auto"/>
          </w:tcPr>
          <w:p w14:paraId="2166A357" w14:textId="77777777" w:rsidR="006C5BD2" w:rsidRDefault="00FC6C4E">
            <w:pPr>
              <w:pStyle w:val="Compact"/>
            </w:pPr>
            <w:r>
              <w:t>Vaka Yöneticisi (SCM)</w:t>
            </w:r>
          </w:p>
        </w:tc>
        <w:tc>
          <w:tcPr>
            <w:tcW w:w="0" w:type="auto"/>
          </w:tcPr>
          <w:p w14:paraId="2166A358" w14:textId="77777777" w:rsidR="006C5BD2" w:rsidRDefault="00FC6C4E">
            <w:pPr>
              <w:pStyle w:val="Compact"/>
            </w:pPr>
            <w:r>
              <w:t>CM Web UI (Vue.js)</w:t>
            </w:r>
          </w:p>
        </w:tc>
        <w:tc>
          <w:tcPr>
            <w:tcW w:w="0" w:type="auto"/>
          </w:tcPr>
          <w:p w14:paraId="2166A359" w14:textId="77777777" w:rsidR="006C5BD2" w:rsidRDefault="00FC6C4E">
            <w:pPr>
              <w:pStyle w:val="Compact"/>
            </w:pPr>
            <w:r>
              <w:t>Fraud analistleri, yöneticiler ve adminler için tek sayfa uygulaması (SPA).</w:t>
            </w:r>
          </w:p>
        </w:tc>
      </w:tr>
      <w:tr w:rsidR="006C5BD2" w14:paraId="2166A35E" w14:textId="77777777">
        <w:tc>
          <w:tcPr>
            <w:tcW w:w="0" w:type="auto"/>
          </w:tcPr>
          <w:p w14:paraId="2166A35B" w14:textId="77777777" w:rsidR="006C5BD2" w:rsidRDefault="00FC6C4E">
            <w:pPr>
              <w:pStyle w:val="Compact"/>
            </w:pPr>
            <w:r>
              <w:t>Vaka Yöneticisi (SCM)</w:t>
            </w:r>
          </w:p>
        </w:tc>
        <w:tc>
          <w:tcPr>
            <w:tcW w:w="0" w:type="auto"/>
          </w:tcPr>
          <w:p w14:paraId="2166A35C" w14:textId="77777777" w:rsidR="006C5BD2" w:rsidRDefault="00FC6C4E">
            <w:pPr>
              <w:pStyle w:val="Compact"/>
            </w:pPr>
            <w:r>
              <w:t>CM API (REST)</w:t>
            </w:r>
          </w:p>
        </w:tc>
        <w:tc>
          <w:tcPr>
            <w:tcW w:w="0" w:type="auto"/>
          </w:tcPr>
          <w:p w14:paraId="2166A35D" w14:textId="77777777" w:rsidR="006C5BD2" w:rsidRDefault="00FC6C4E">
            <w:pPr>
              <w:pStyle w:val="Compact"/>
            </w:pPr>
            <w:r>
              <w:t>Vaka CRUD, işlem ilişkilendirme, raporlama, arama ve kullanıcı yönetimi için arka uç servisleri.</w:t>
            </w:r>
          </w:p>
        </w:tc>
      </w:tr>
      <w:tr w:rsidR="006C5BD2" w14:paraId="2166A362" w14:textId="77777777">
        <w:tc>
          <w:tcPr>
            <w:tcW w:w="0" w:type="auto"/>
          </w:tcPr>
          <w:p w14:paraId="2166A35F" w14:textId="77777777" w:rsidR="006C5BD2" w:rsidRDefault="00FC6C4E">
            <w:pPr>
              <w:pStyle w:val="Compact"/>
            </w:pPr>
            <w:r>
              <w:t>Vaka Yöneticisi (SCM)</w:t>
            </w:r>
          </w:p>
        </w:tc>
        <w:tc>
          <w:tcPr>
            <w:tcW w:w="0" w:type="auto"/>
          </w:tcPr>
          <w:p w14:paraId="2166A360" w14:textId="77777777" w:rsidR="006C5BD2" w:rsidRDefault="00FC6C4E">
            <w:pPr>
              <w:pStyle w:val="Compact"/>
            </w:pPr>
            <w:r>
              <w:t>CM Güvenlik Modülü</w:t>
            </w:r>
          </w:p>
        </w:tc>
        <w:tc>
          <w:tcPr>
            <w:tcW w:w="0" w:type="auto"/>
          </w:tcPr>
          <w:p w14:paraId="2166A361" w14:textId="77777777" w:rsidR="006C5BD2" w:rsidRDefault="00FC6C4E">
            <w:pPr>
              <w:pStyle w:val="Compact"/>
            </w:pPr>
            <w:r>
              <w:t>KeyCloak tarafından verilen OIDC token’ı doğrular ve alan kapsamında rol tabanlı yetkilendirme uygular. Kimlik doğrulama (authentication) tamamen KeyCloak’a devredilmiştir; SCM yalnızca yetkilendirme (authorization) yapar.</w:t>
            </w:r>
          </w:p>
        </w:tc>
      </w:tr>
      <w:tr w:rsidR="006C5BD2" w14:paraId="2166A366" w14:textId="77777777">
        <w:tc>
          <w:tcPr>
            <w:tcW w:w="0" w:type="auto"/>
          </w:tcPr>
          <w:p w14:paraId="2166A363" w14:textId="77777777" w:rsidR="006C5BD2" w:rsidRDefault="00FC6C4E">
            <w:pPr>
              <w:pStyle w:val="Compact"/>
            </w:pPr>
            <w:r>
              <w:t>Dış Sistem</w:t>
            </w:r>
          </w:p>
        </w:tc>
        <w:tc>
          <w:tcPr>
            <w:tcW w:w="0" w:type="auto"/>
          </w:tcPr>
          <w:p w14:paraId="2166A364" w14:textId="77777777" w:rsidR="006C5BD2" w:rsidRDefault="00FC6C4E">
            <w:pPr>
              <w:pStyle w:val="Compact"/>
            </w:pPr>
            <w:r>
              <w:t>Kimlik Doğrulama (XC1)</w:t>
            </w:r>
          </w:p>
        </w:tc>
        <w:tc>
          <w:tcPr>
            <w:tcW w:w="0" w:type="auto"/>
          </w:tcPr>
          <w:p w14:paraId="2166A365" w14:textId="77777777" w:rsidR="006C5BD2" w:rsidRDefault="00FC6C4E">
            <w:pPr>
              <w:pStyle w:val="Compact"/>
            </w:pPr>
            <w:r>
              <w:t>OIDC uyumlu kimlik sağlayıcı (KeyCloak). Tüm kimlik doğrulama (kullanıcı adı/parola, LDAP bind, OTP, şifre sıfırlama, brute force koruması, oturum yönetimi) bu katmanda gerçekleşir. SCM hiçbir authentication işlemi yapmaz.</w:t>
            </w:r>
          </w:p>
        </w:tc>
      </w:tr>
      <w:tr w:rsidR="006C5BD2" w14:paraId="2166A36A" w14:textId="77777777">
        <w:tc>
          <w:tcPr>
            <w:tcW w:w="0" w:type="auto"/>
          </w:tcPr>
          <w:p w14:paraId="2166A367" w14:textId="77777777" w:rsidR="006C5BD2" w:rsidRDefault="00FC6C4E">
            <w:pPr>
              <w:pStyle w:val="Compact"/>
            </w:pPr>
            <w:r>
              <w:t>Dış Sistem</w:t>
            </w:r>
          </w:p>
        </w:tc>
        <w:tc>
          <w:tcPr>
            <w:tcW w:w="0" w:type="auto"/>
          </w:tcPr>
          <w:p w14:paraId="2166A368" w14:textId="77777777" w:rsidR="006C5BD2" w:rsidRDefault="00FC6C4E">
            <w:pPr>
              <w:pStyle w:val="Compact"/>
            </w:pPr>
            <w:r>
              <w:t>Kafka (XC2)</w:t>
            </w:r>
          </w:p>
        </w:tc>
        <w:tc>
          <w:tcPr>
            <w:tcW w:w="0" w:type="auto"/>
          </w:tcPr>
          <w:p w14:paraId="2166A369" w14:textId="77777777" w:rsidR="006C5BD2" w:rsidRDefault="00FC6C4E">
            <w:pPr>
              <w:pStyle w:val="Compact"/>
            </w:pPr>
            <w:r>
              <w:t>Asenkron ve dayanıklı veri boru hatları için mesaj aracısı.</w:t>
            </w:r>
          </w:p>
        </w:tc>
      </w:tr>
    </w:tbl>
    <w:p w14:paraId="2166A36B" w14:textId="77777777" w:rsidR="006C5BD2" w:rsidRDefault="00FC6C4E">
      <w:pPr>
        <w:pStyle w:val="Balk2"/>
      </w:pPr>
      <w:bookmarkStart w:id="7" w:name="veri-akış-mimarisi"/>
      <w:bookmarkEnd w:id="4"/>
      <w:r>
        <w:t>2.2 Veri Akış Mimarisi</w:t>
      </w:r>
    </w:p>
    <w:tbl>
      <w:tblPr>
        <w:tblStyle w:val="Table"/>
        <w:tblW w:w="4873" w:type="pct"/>
        <w:tblLook w:val="0020" w:firstRow="1" w:lastRow="0" w:firstColumn="0" w:lastColumn="0" w:noHBand="0" w:noVBand="0"/>
      </w:tblPr>
      <w:tblGrid>
        <w:gridCol w:w="805"/>
        <w:gridCol w:w="2141"/>
        <w:gridCol w:w="6221"/>
      </w:tblGrid>
      <w:tr w:rsidR="006C5BD2" w14:paraId="2166A36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6C" w14:textId="77777777" w:rsidR="006C5BD2" w:rsidRDefault="00FC6C4E">
            <w:pPr>
              <w:pStyle w:val="Compact"/>
            </w:pPr>
            <w:r>
              <w:rPr>
                <w:b/>
                <w:bCs/>
              </w:rPr>
              <w:t>Adım</w:t>
            </w:r>
          </w:p>
        </w:tc>
        <w:tc>
          <w:tcPr>
            <w:tcW w:w="0" w:type="auto"/>
          </w:tcPr>
          <w:p w14:paraId="2166A36D" w14:textId="77777777" w:rsidR="006C5BD2" w:rsidRDefault="00FC6C4E">
            <w:pPr>
              <w:pStyle w:val="Compact"/>
            </w:pPr>
            <w:r>
              <w:rPr>
                <w:b/>
                <w:bCs/>
              </w:rPr>
              <w:t>Akış</w:t>
            </w:r>
          </w:p>
        </w:tc>
        <w:tc>
          <w:tcPr>
            <w:tcW w:w="0" w:type="auto"/>
          </w:tcPr>
          <w:p w14:paraId="2166A36E" w14:textId="77777777" w:rsidR="006C5BD2" w:rsidRDefault="00FC6C4E">
            <w:pPr>
              <w:pStyle w:val="Compact"/>
            </w:pPr>
            <w:r>
              <w:rPr>
                <w:b/>
                <w:bCs/>
              </w:rPr>
              <w:t>Açıklama</w:t>
            </w:r>
          </w:p>
        </w:tc>
      </w:tr>
      <w:tr w:rsidR="006C5BD2" w14:paraId="2166A373" w14:textId="77777777">
        <w:tc>
          <w:tcPr>
            <w:tcW w:w="0" w:type="auto"/>
          </w:tcPr>
          <w:p w14:paraId="2166A370" w14:textId="77777777" w:rsidR="006C5BD2" w:rsidRDefault="00FC6C4E">
            <w:pPr>
              <w:pStyle w:val="Compact"/>
            </w:pPr>
            <w:r>
              <w:t>1</w:t>
            </w:r>
          </w:p>
        </w:tc>
        <w:tc>
          <w:tcPr>
            <w:tcW w:w="0" w:type="auto"/>
          </w:tcPr>
          <w:p w14:paraId="2166A371" w14:textId="77777777" w:rsidR="006C5BD2" w:rsidRDefault="00FC6C4E">
            <w:pPr>
              <w:pStyle w:val="Compact"/>
            </w:pPr>
            <w:r>
              <w:t>Banka Çekirdeği → SAS SFD</w:t>
            </w:r>
          </w:p>
        </w:tc>
        <w:tc>
          <w:tcPr>
            <w:tcW w:w="0" w:type="auto"/>
          </w:tcPr>
          <w:p w14:paraId="2166A372" w14:textId="77777777" w:rsidR="006C5BD2" w:rsidRDefault="00FC6C4E">
            <w:pPr>
              <w:pStyle w:val="Compact"/>
            </w:pPr>
            <w:r>
              <w:t>Gerçek zamanlı işlem isteği fraud skorlaması için SAS'a gönderilir.</w:t>
            </w:r>
          </w:p>
        </w:tc>
      </w:tr>
      <w:tr w:rsidR="006C5BD2" w14:paraId="2166A377" w14:textId="77777777">
        <w:tc>
          <w:tcPr>
            <w:tcW w:w="0" w:type="auto"/>
          </w:tcPr>
          <w:p w14:paraId="2166A374" w14:textId="77777777" w:rsidR="006C5BD2" w:rsidRDefault="00FC6C4E">
            <w:pPr>
              <w:pStyle w:val="Compact"/>
            </w:pPr>
            <w:r>
              <w:lastRenderedPageBreak/>
              <w:t>2</w:t>
            </w:r>
          </w:p>
        </w:tc>
        <w:tc>
          <w:tcPr>
            <w:tcW w:w="0" w:type="auto"/>
          </w:tcPr>
          <w:p w14:paraId="2166A375" w14:textId="77777777" w:rsidR="006C5BD2" w:rsidRDefault="00FC6C4E">
            <w:pPr>
              <w:pStyle w:val="Compact"/>
            </w:pPr>
            <w:r>
              <w:t>SAS SFD → BOSS</w:t>
            </w:r>
          </w:p>
        </w:tc>
        <w:tc>
          <w:tcPr>
            <w:tcW w:w="0" w:type="auto"/>
          </w:tcPr>
          <w:p w14:paraId="2166A376" w14:textId="77777777" w:rsidR="006C5BD2" w:rsidRDefault="00FC6C4E">
            <w:pPr>
              <w:pStyle w:val="Compact"/>
            </w:pPr>
            <w:r>
              <w:t>SAS, tetiklenen kurallar ve fraud tespiti ile birlikte skorlanmış yanıtı döner.</w:t>
            </w:r>
          </w:p>
        </w:tc>
      </w:tr>
      <w:tr w:rsidR="006C5BD2" w14:paraId="2166A37B" w14:textId="77777777">
        <w:tc>
          <w:tcPr>
            <w:tcW w:w="0" w:type="auto"/>
          </w:tcPr>
          <w:p w14:paraId="2166A378" w14:textId="77777777" w:rsidR="006C5BD2" w:rsidRDefault="00FC6C4E">
            <w:pPr>
              <w:pStyle w:val="Compact"/>
            </w:pPr>
            <w:r>
              <w:t>3</w:t>
            </w:r>
          </w:p>
        </w:tc>
        <w:tc>
          <w:tcPr>
            <w:tcW w:w="0" w:type="auto"/>
          </w:tcPr>
          <w:p w14:paraId="2166A379" w14:textId="77777777" w:rsidR="006C5BD2" w:rsidRDefault="00FC6C4E">
            <w:pPr>
              <w:pStyle w:val="Compact"/>
            </w:pPr>
            <w:r>
              <w:t>BOSS → Kafka Topic</w:t>
            </w:r>
          </w:p>
        </w:tc>
        <w:tc>
          <w:tcPr>
            <w:tcW w:w="0" w:type="auto"/>
          </w:tcPr>
          <w:p w14:paraId="2166A37A" w14:textId="77777777" w:rsidR="006C5BD2" w:rsidRDefault="00FC6C4E">
            <w:pPr>
              <w:pStyle w:val="Compact"/>
            </w:pPr>
            <w:r>
              <w:t>BOSS, tam işlem yanıtını bir Kafka topic'e yazar.</w:t>
            </w:r>
          </w:p>
        </w:tc>
      </w:tr>
      <w:tr w:rsidR="006C5BD2" w14:paraId="2166A37F" w14:textId="77777777">
        <w:tc>
          <w:tcPr>
            <w:tcW w:w="0" w:type="auto"/>
          </w:tcPr>
          <w:p w14:paraId="2166A37C" w14:textId="77777777" w:rsidR="006C5BD2" w:rsidRDefault="00FC6C4E">
            <w:pPr>
              <w:pStyle w:val="Compact"/>
            </w:pPr>
            <w:r>
              <w:t>4</w:t>
            </w:r>
          </w:p>
        </w:tc>
        <w:tc>
          <w:tcPr>
            <w:tcW w:w="0" w:type="auto"/>
          </w:tcPr>
          <w:p w14:paraId="2166A37D" w14:textId="77777777" w:rsidR="006C5BD2" w:rsidRDefault="00FC6C4E">
            <w:pPr>
              <w:pStyle w:val="Compact"/>
            </w:pPr>
            <w:r>
              <w:t>Kafka → FDM Adapter → FDM API</w:t>
            </w:r>
          </w:p>
        </w:tc>
        <w:tc>
          <w:tcPr>
            <w:tcW w:w="0" w:type="auto"/>
          </w:tcPr>
          <w:p w14:paraId="2166A37E" w14:textId="77777777" w:rsidR="006C5BD2" w:rsidRDefault="00FC6C4E">
            <w:pPr>
              <w:pStyle w:val="Compact"/>
            </w:pPr>
            <w:r>
              <w:t>Adapter Kafka'dan okur, JSON'u dönüştürür ve FDM API'ye POST eder.</w:t>
            </w:r>
          </w:p>
        </w:tc>
      </w:tr>
      <w:tr w:rsidR="006C5BD2" w14:paraId="2166A383" w14:textId="77777777">
        <w:tc>
          <w:tcPr>
            <w:tcW w:w="0" w:type="auto"/>
          </w:tcPr>
          <w:p w14:paraId="2166A380" w14:textId="77777777" w:rsidR="006C5BD2" w:rsidRDefault="00FC6C4E">
            <w:pPr>
              <w:pStyle w:val="Compact"/>
            </w:pPr>
            <w:r>
              <w:t>5</w:t>
            </w:r>
          </w:p>
        </w:tc>
        <w:tc>
          <w:tcPr>
            <w:tcW w:w="0" w:type="auto"/>
          </w:tcPr>
          <w:p w14:paraId="2166A381" w14:textId="77777777" w:rsidR="006C5BD2" w:rsidRDefault="00FC6C4E">
            <w:pPr>
              <w:pStyle w:val="Compact"/>
            </w:pPr>
            <w:r>
              <w:t>SFD DB → CDC → FDM API</w:t>
            </w:r>
          </w:p>
        </w:tc>
        <w:tc>
          <w:tcPr>
            <w:tcW w:w="0" w:type="auto"/>
          </w:tcPr>
          <w:p w14:paraId="2166A382" w14:textId="77777777" w:rsidR="006C5BD2" w:rsidRDefault="00FC6C4E">
            <w:pPr>
              <w:pStyle w:val="Compact"/>
            </w:pPr>
            <w:r>
              <w:t>CDC, SFD'nin dahili veritabanından tespit yaşam döngüsü değişikliklerini yakalar.</w:t>
            </w:r>
          </w:p>
        </w:tc>
      </w:tr>
      <w:tr w:rsidR="006C5BD2" w14:paraId="2166A387" w14:textId="77777777">
        <w:tc>
          <w:tcPr>
            <w:tcW w:w="0" w:type="auto"/>
          </w:tcPr>
          <w:p w14:paraId="2166A384" w14:textId="77777777" w:rsidR="006C5BD2" w:rsidRDefault="00FC6C4E">
            <w:pPr>
              <w:pStyle w:val="Compact"/>
            </w:pPr>
            <w:r>
              <w:t>6</w:t>
            </w:r>
          </w:p>
        </w:tc>
        <w:tc>
          <w:tcPr>
            <w:tcW w:w="0" w:type="auto"/>
          </w:tcPr>
          <w:p w14:paraId="2166A385" w14:textId="77777777" w:rsidR="006C5BD2" w:rsidRDefault="00FC6C4E">
            <w:pPr>
              <w:pStyle w:val="Compact"/>
            </w:pPr>
            <w:r>
              <w:t>FDM API → FDM DB</w:t>
            </w:r>
          </w:p>
        </w:tc>
        <w:tc>
          <w:tcPr>
            <w:tcW w:w="0" w:type="auto"/>
          </w:tcPr>
          <w:p w14:paraId="2166A386" w14:textId="77777777" w:rsidR="006C5BD2" w:rsidRDefault="00FC6C4E">
            <w:pPr>
              <w:pStyle w:val="Compact"/>
            </w:pPr>
            <w:r>
              <w:t>FDM Domain Service JSON'u ayrıştırır ve ilişkisel tablolara yazar.</w:t>
            </w:r>
          </w:p>
        </w:tc>
      </w:tr>
      <w:tr w:rsidR="006C5BD2" w14:paraId="2166A38B" w14:textId="77777777">
        <w:tc>
          <w:tcPr>
            <w:tcW w:w="0" w:type="auto"/>
          </w:tcPr>
          <w:p w14:paraId="2166A388" w14:textId="77777777" w:rsidR="006C5BD2" w:rsidRDefault="00FC6C4E">
            <w:pPr>
              <w:pStyle w:val="Compact"/>
            </w:pPr>
            <w:r>
              <w:t>7</w:t>
            </w:r>
          </w:p>
        </w:tc>
        <w:tc>
          <w:tcPr>
            <w:tcW w:w="0" w:type="auto"/>
          </w:tcPr>
          <w:p w14:paraId="2166A389" w14:textId="77777777" w:rsidR="006C5BD2" w:rsidRDefault="00FC6C4E">
            <w:pPr>
              <w:pStyle w:val="Compact"/>
            </w:pPr>
            <w:r>
              <w:t>SCM UI → SCM API → SCM DB (FDM DB salt okunur)</w:t>
            </w:r>
          </w:p>
        </w:tc>
        <w:tc>
          <w:tcPr>
            <w:tcW w:w="0" w:type="auto"/>
          </w:tcPr>
          <w:p w14:paraId="2166A38A" w14:textId="77777777" w:rsidR="006C5BD2" w:rsidRDefault="00FC6C4E">
            <w:pPr>
              <w:pStyle w:val="Compact"/>
            </w:pPr>
            <w:r>
              <w:t>Analistler SCM arayüzünü kullanır. SCM, işlem verilerini FDM’den salt okunur olarak okur; vaka kayıtları, yorumlar ve ekler yalnızca SCM’nin kendi şemasına (scm) yazılır. FDM’e veya SFD’ye hiçbir veri geri yazılmaz.</w:t>
            </w:r>
          </w:p>
        </w:tc>
      </w:tr>
    </w:tbl>
    <w:p w14:paraId="2166A38C" w14:textId="77777777" w:rsidR="006C5BD2" w:rsidRDefault="00FC6C4E">
      <w:pPr>
        <w:pStyle w:val="Balk1"/>
      </w:pPr>
      <w:bookmarkStart w:id="8" w:name="veri-modeli-ve-şema-tasarımı"/>
      <w:bookmarkEnd w:id="3"/>
      <w:bookmarkEnd w:id="7"/>
      <w:r>
        <w:t>3. Veri Modeli ve Şema Tasarımı</w:t>
      </w:r>
    </w:p>
    <w:p w14:paraId="2166A38D" w14:textId="77777777" w:rsidR="006C5BD2" w:rsidRDefault="00FC6C4E">
      <w:pPr>
        <w:pStyle w:val="Balk2"/>
      </w:pPr>
      <w:bookmarkStart w:id="9" w:name="şema-sahipliği"/>
      <w:r>
        <w:t>3.1 Şema Sahipliği</w:t>
      </w:r>
    </w:p>
    <w:p w14:paraId="2166A38E" w14:textId="77777777" w:rsidR="006C5BD2" w:rsidRDefault="00FC6C4E">
      <w:pPr>
        <w:pStyle w:val="FirstParagraph"/>
      </w:pPr>
      <w:r>
        <w:t>Sistem iki ayrı PostgreSQL şeması kullanır:</w:t>
      </w:r>
    </w:p>
    <w:p w14:paraId="2166A38F" w14:textId="55E996D9" w:rsidR="006C5BD2" w:rsidRDefault="00FC6C4E">
      <w:pPr>
        <w:numPr>
          <w:ilvl w:val="0"/>
          <w:numId w:val="3"/>
        </w:numPr>
      </w:pPr>
      <w:r>
        <w:t>fdm şeması (Fraud Datamart): Tüm işlem, varlık ve kural verilerine sahiptir. SCM açısından salt okunurdur.</w:t>
      </w:r>
    </w:p>
    <w:p w14:paraId="2166A390" w14:textId="77777777" w:rsidR="006C5BD2" w:rsidRDefault="00FC6C4E">
      <w:pPr>
        <w:numPr>
          <w:ilvl w:val="0"/>
          <w:numId w:val="3"/>
        </w:numPr>
      </w:pPr>
      <w:r>
        <w:t>scm şeması (Vaka Yöneticisi): Vaka yaşam döngüsü verilerine sahiptir: Case, Case_Transaction, Case_Relationship, Yorumlar, Ekler, İlgili Kişiler, User, Role, Domain, Config tabloları. Tran_Marking tablosu FDM’den salt okunur olarak beslenir; SCM yalnızca vaka-işlem ilişkilendirmesi için bu veriyi okur.</w:t>
      </w:r>
    </w:p>
    <w:p w14:paraId="2166A391" w14:textId="77777777" w:rsidR="006C5BD2" w:rsidRDefault="00FC6C4E">
      <w:pPr>
        <w:pStyle w:val="Balk2"/>
      </w:pPr>
      <w:bookmarkStart w:id="10" w:name="temel-tablolar"/>
      <w:bookmarkEnd w:id="9"/>
      <w:r>
        <w:t>3.2 Temel Tablolar</w:t>
      </w:r>
    </w:p>
    <w:tbl>
      <w:tblPr>
        <w:tblStyle w:val="Table"/>
        <w:tblW w:w="4881" w:type="pct"/>
        <w:tblLook w:val="0020" w:firstRow="1" w:lastRow="0" w:firstColumn="0" w:lastColumn="0" w:noHBand="0" w:noVBand="0"/>
      </w:tblPr>
      <w:tblGrid>
        <w:gridCol w:w="625"/>
        <w:gridCol w:w="2083"/>
        <w:gridCol w:w="4120"/>
        <w:gridCol w:w="2354"/>
      </w:tblGrid>
      <w:tr w:rsidR="006C5BD2" w14:paraId="2166A396"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92" w14:textId="77777777" w:rsidR="006C5BD2" w:rsidRDefault="00FC6C4E">
            <w:pPr>
              <w:pStyle w:val="Compact"/>
            </w:pPr>
            <w:r>
              <w:rPr>
                <w:b/>
                <w:bCs/>
              </w:rPr>
              <w:t>Tür</w:t>
            </w:r>
          </w:p>
        </w:tc>
        <w:tc>
          <w:tcPr>
            <w:tcW w:w="0" w:type="auto"/>
          </w:tcPr>
          <w:p w14:paraId="2166A393" w14:textId="77777777" w:rsidR="006C5BD2" w:rsidRDefault="00FC6C4E">
            <w:pPr>
              <w:pStyle w:val="Compact"/>
            </w:pPr>
            <w:r>
              <w:rPr>
                <w:b/>
                <w:bCs/>
              </w:rPr>
              <w:t>Tablo</w:t>
            </w:r>
          </w:p>
        </w:tc>
        <w:tc>
          <w:tcPr>
            <w:tcW w:w="0" w:type="auto"/>
          </w:tcPr>
          <w:p w14:paraId="2166A394" w14:textId="77777777" w:rsidR="006C5BD2" w:rsidRDefault="00FC6C4E">
            <w:pPr>
              <w:pStyle w:val="Compact"/>
            </w:pPr>
            <w:r>
              <w:rPr>
                <w:b/>
                <w:bCs/>
              </w:rPr>
              <w:t>Anahtar Sütunlar</w:t>
            </w:r>
          </w:p>
        </w:tc>
        <w:tc>
          <w:tcPr>
            <w:tcW w:w="0" w:type="auto"/>
          </w:tcPr>
          <w:p w14:paraId="2166A395" w14:textId="77777777" w:rsidR="006C5BD2" w:rsidRDefault="00FC6C4E">
            <w:pPr>
              <w:pStyle w:val="Compact"/>
            </w:pPr>
            <w:r>
              <w:rPr>
                <w:b/>
                <w:bCs/>
              </w:rPr>
              <w:t>Veri Kaynağı</w:t>
            </w:r>
          </w:p>
        </w:tc>
      </w:tr>
      <w:tr w:rsidR="006C5BD2" w14:paraId="2166A39B" w14:textId="77777777">
        <w:tc>
          <w:tcPr>
            <w:tcW w:w="0" w:type="auto"/>
          </w:tcPr>
          <w:p w14:paraId="2166A397" w14:textId="77777777" w:rsidR="006C5BD2" w:rsidRDefault="00FC6C4E">
            <w:pPr>
              <w:pStyle w:val="Compact"/>
            </w:pPr>
            <w:commentRangeStart w:id="11"/>
            <w:r>
              <w:t>fact</w:t>
            </w:r>
          </w:p>
        </w:tc>
        <w:tc>
          <w:tcPr>
            <w:tcW w:w="0" w:type="auto"/>
          </w:tcPr>
          <w:p w14:paraId="2166A398" w14:textId="77777777" w:rsidR="006C5BD2" w:rsidRDefault="00FC6C4E">
            <w:pPr>
              <w:pStyle w:val="Compact"/>
            </w:pPr>
            <w:r>
              <w:t>Transaction</w:t>
            </w:r>
            <w:commentRangeEnd w:id="11"/>
            <w:r>
              <w:rPr>
                <w:rStyle w:val="AklamaBavurusu"/>
                <w:sz w:val="24"/>
                <w:szCs w:val="24"/>
              </w:rPr>
              <w:commentReference w:id="11"/>
            </w:r>
          </w:p>
        </w:tc>
        <w:tc>
          <w:tcPr>
            <w:tcW w:w="0" w:type="auto"/>
          </w:tcPr>
          <w:p w14:paraId="2166A399" w14:textId="77777777" w:rsidR="006C5BD2" w:rsidRDefault="00FC6C4E">
            <w:pPr>
              <w:pStyle w:val="Compact"/>
            </w:pPr>
            <w:r>
              <w:t>id, time, type_code, party_no, customer_no, request_data (JSON), response_data (JSON), amount, currency_code, amount_lc, ip_addr</w:t>
            </w:r>
          </w:p>
        </w:tc>
        <w:tc>
          <w:tcPr>
            <w:tcW w:w="0" w:type="auto"/>
          </w:tcPr>
          <w:p w14:paraId="2166A39A" w14:textId="77777777" w:rsidR="006C5BD2" w:rsidRDefault="00FC6C4E">
            <w:pPr>
              <w:pStyle w:val="Compact"/>
            </w:pPr>
            <w:r>
              <w:t>BOSS / Kafka</w:t>
            </w:r>
          </w:p>
        </w:tc>
      </w:tr>
      <w:tr w:rsidR="006C5BD2" w14:paraId="2166A3A0" w14:textId="77777777">
        <w:tc>
          <w:tcPr>
            <w:tcW w:w="0" w:type="auto"/>
          </w:tcPr>
          <w:p w14:paraId="2166A39C" w14:textId="77777777" w:rsidR="006C5BD2" w:rsidRDefault="00FC6C4E">
            <w:pPr>
              <w:pStyle w:val="Compact"/>
            </w:pPr>
            <w:r>
              <w:t>fact</w:t>
            </w:r>
          </w:p>
        </w:tc>
        <w:tc>
          <w:tcPr>
            <w:tcW w:w="0" w:type="auto"/>
          </w:tcPr>
          <w:p w14:paraId="2166A39D" w14:textId="77777777" w:rsidR="006C5BD2" w:rsidRDefault="00FC6C4E">
            <w:pPr>
              <w:pStyle w:val="Compact"/>
            </w:pPr>
            <w:r>
              <w:t>Alert_Event</w:t>
            </w:r>
          </w:p>
        </w:tc>
        <w:tc>
          <w:tcPr>
            <w:tcW w:w="0" w:type="auto"/>
          </w:tcPr>
          <w:p w14:paraId="2166A39E" w14:textId="77777777" w:rsidR="006C5BD2" w:rsidRDefault="00FC6C4E">
            <w:pPr>
              <w:pStyle w:val="Compact"/>
            </w:pPr>
            <w:r>
              <w:t>id, time, source, entity_type, entity_key, trigger_tran_id, severity, score, enhanced_data (JSON)</w:t>
            </w:r>
          </w:p>
        </w:tc>
        <w:tc>
          <w:tcPr>
            <w:tcW w:w="0" w:type="auto"/>
          </w:tcPr>
          <w:p w14:paraId="2166A39F" w14:textId="77777777" w:rsidR="006C5BD2" w:rsidRDefault="00FC6C4E">
            <w:pPr>
              <w:pStyle w:val="Compact"/>
            </w:pPr>
            <w:r>
              <w:t>SFD DR (Kafka)</w:t>
            </w:r>
          </w:p>
        </w:tc>
      </w:tr>
      <w:tr w:rsidR="006C5BD2" w14:paraId="2166A3A5" w14:textId="77777777">
        <w:tc>
          <w:tcPr>
            <w:tcW w:w="0" w:type="auto"/>
          </w:tcPr>
          <w:p w14:paraId="2166A3A1" w14:textId="77777777" w:rsidR="006C5BD2" w:rsidRDefault="00FC6C4E">
            <w:pPr>
              <w:pStyle w:val="Compact"/>
            </w:pPr>
            <w:r>
              <w:t>dim</w:t>
            </w:r>
          </w:p>
        </w:tc>
        <w:tc>
          <w:tcPr>
            <w:tcW w:w="0" w:type="auto"/>
          </w:tcPr>
          <w:p w14:paraId="2166A3A2" w14:textId="77777777" w:rsidR="006C5BD2" w:rsidRDefault="00FC6C4E">
            <w:pPr>
              <w:pStyle w:val="Compact"/>
            </w:pPr>
            <w:r>
              <w:t>Alert</w:t>
            </w:r>
          </w:p>
        </w:tc>
        <w:tc>
          <w:tcPr>
            <w:tcW w:w="0" w:type="auto"/>
          </w:tcPr>
          <w:p w14:paraId="2166A3A3" w14:textId="77777777" w:rsidR="006C5BD2" w:rsidRDefault="00FC6C4E">
            <w:pPr>
              <w:pStyle w:val="Compact"/>
            </w:pPr>
            <w:r>
              <w:t>id, alert_event_id, create_ts, severity, status_code, first_analyse_ts/user_id, close_ts/user_id, close_type</w:t>
            </w:r>
          </w:p>
        </w:tc>
        <w:tc>
          <w:tcPr>
            <w:tcW w:w="0" w:type="auto"/>
          </w:tcPr>
          <w:p w14:paraId="2166A3A4" w14:textId="77777777" w:rsidR="006C5BD2" w:rsidRDefault="00FC6C4E">
            <w:pPr>
              <w:pStyle w:val="Compact"/>
            </w:pPr>
            <w:r>
              <w:t>SFD DB (CDC)</w:t>
            </w:r>
          </w:p>
        </w:tc>
      </w:tr>
      <w:tr w:rsidR="006C5BD2" w14:paraId="2166A3AA" w14:textId="77777777">
        <w:tc>
          <w:tcPr>
            <w:tcW w:w="0" w:type="auto"/>
          </w:tcPr>
          <w:p w14:paraId="2166A3A6" w14:textId="77777777" w:rsidR="006C5BD2" w:rsidRDefault="00FC6C4E">
            <w:pPr>
              <w:pStyle w:val="Compact"/>
            </w:pPr>
            <w:r>
              <w:lastRenderedPageBreak/>
              <w:t>dim</w:t>
            </w:r>
          </w:p>
        </w:tc>
        <w:tc>
          <w:tcPr>
            <w:tcW w:w="0" w:type="auto"/>
          </w:tcPr>
          <w:p w14:paraId="2166A3A7" w14:textId="77777777" w:rsidR="006C5BD2" w:rsidRDefault="00FC6C4E">
            <w:pPr>
              <w:pStyle w:val="Compact"/>
            </w:pPr>
            <w:r>
              <w:t>Customer</w:t>
            </w:r>
          </w:p>
        </w:tc>
        <w:tc>
          <w:tcPr>
            <w:tcW w:w="0" w:type="auto"/>
          </w:tcPr>
          <w:p w14:paraId="2166A3A8" w14:textId="77777777" w:rsidR="006C5BD2" w:rsidRDefault="00FC6C4E">
            <w:pPr>
              <w:pStyle w:val="Compact"/>
            </w:pPr>
            <w:r>
              <w:t>customer_no, name, phone, email, address</w:t>
            </w:r>
          </w:p>
        </w:tc>
        <w:tc>
          <w:tcPr>
            <w:tcW w:w="0" w:type="auto"/>
          </w:tcPr>
          <w:p w14:paraId="2166A3A9" w14:textId="77777777" w:rsidR="006C5BD2" w:rsidRDefault="00FC6C4E">
            <w:pPr>
              <w:pStyle w:val="Compact"/>
            </w:pPr>
            <w:r>
              <w:t>SFD / Kafka</w:t>
            </w:r>
          </w:p>
        </w:tc>
      </w:tr>
      <w:tr w:rsidR="006C5BD2" w14:paraId="2166A3AF" w14:textId="77777777">
        <w:tc>
          <w:tcPr>
            <w:tcW w:w="0" w:type="auto"/>
          </w:tcPr>
          <w:p w14:paraId="2166A3AB" w14:textId="77777777" w:rsidR="006C5BD2" w:rsidRDefault="00FC6C4E">
            <w:pPr>
              <w:pStyle w:val="Compact"/>
            </w:pPr>
            <w:r>
              <w:t>dim</w:t>
            </w:r>
          </w:p>
        </w:tc>
        <w:tc>
          <w:tcPr>
            <w:tcW w:w="0" w:type="auto"/>
          </w:tcPr>
          <w:p w14:paraId="2166A3AC" w14:textId="77777777" w:rsidR="006C5BD2" w:rsidRDefault="00FC6C4E">
            <w:pPr>
              <w:pStyle w:val="Compact"/>
            </w:pPr>
            <w:r>
              <w:t>Account</w:t>
            </w:r>
          </w:p>
        </w:tc>
        <w:tc>
          <w:tcPr>
            <w:tcW w:w="0" w:type="auto"/>
          </w:tcPr>
          <w:p w14:paraId="2166A3AD" w14:textId="77777777" w:rsidR="006C5BD2" w:rsidRDefault="00FC6C4E">
            <w:pPr>
              <w:pStyle w:val="Compact"/>
            </w:pPr>
            <w:r>
              <w:t>account_no, customer_no, balance, currency, status</w:t>
            </w:r>
          </w:p>
        </w:tc>
        <w:tc>
          <w:tcPr>
            <w:tcW w:w="0" w:type="auto"/>
          </w:tcPr>
          <w:p w14:paraId="2166A3AE" w14:textId="77777777" w:rsidR="006C5BD2" w:rsidRDefault="00FC6C4E">
            <w:pPr>
              <w:pStyle w:val="Compact"/>
            </w:pPr>
            <w:r>
              <w:t>SFD / Kafka</w:t>
            </w:r>
          </w:p>
        </w:tc>
      </w:tr>
      <w:tr w:rsidR="006C5BD2" w14:paraId="2166A3B4" w14:textId="77777777">
        <w:tc>
          <w:tcPr>
            <w:tcW w:w="0" w:type="auto"/>
          </w:tcPr>
          <w:p w14:paraId="2166A3B0" w14:textId="77777777" w:rsidR="006C5BD2" w:rsidRDefault="00FC6C4E">
            <w:pPr>
              <w:pStyle w:val="Compact"/>
            </w:pPr>
            <w:r>
              <w:t>dim</w:t>
            </w:r>
          </w:p>
        </w:tc>
        <w:tc>
          <w:tcPr>
            <w:tcW w:w="0" w:type="auto"/>
          </w:tcPr>
          <w:p w14:paraId="2166A3B1" w14:textId="77777777" w:rsidR="006C5BD2" w:rsidRDefault="00FC6C4E">
            <w:pPr>
              <w:pStyle w:val="Compact"/>
            </w:pPr>
            <w:r>
              <w:t>Card</w:t>
            </w:r>
          </w:p>
        </w:tc>
        <w:tc>
          <w:tcPr>
            <w:tcW w:w="0" w:type="auto"/>
          </w:tcPr>
          <w:p w14:paraId="2166A3B2" w14:textId="77777777" w:rsidR="006C5BD2" w:rsidRDefault="00FC6C4E">
            <w:pPr>
              <w:pStyle w:val="Compact"/>
            </w:pPr>
            <w:r>
              <w:t>card_no (masked), card_type, expiry, status, customer_no</w:t>
            </w:r>
          </w:p>
        </w:tc>
        <w:tc>
          <w:tcPr>
            <w:tcW w:w="0" w:type="auto"/>
          </w:tcPr>
          <w:p w14:paraId="2166A3B3" w14:textId="77777777" w:rsidR="006C5BD2" w:rsidRDefault="00FC6C4E">
            <w:pPr>
              <w:pStyle w:val="Compact"/>
            </w:pPr>
            <w:r>
              <w:t>SFD / Kafka</w:t>
            </w:r>
          </w:p>
        </w:tc>
      </w:tr>
      <w:tr w:rsidR="006C5BD2" w14:paraId="2166A3B9" w14:textId="77777777">
        <w:tc>
          <w:tcPr>
            <w:tcW w:w="0" w:type="auto"/>
          </w:tcPr>
          <w:p w14:paraId="2166A3B5" w14:textId="77777777" w:rsidR="006C5BD2" w:rsidRDefault="00FC6C4E">
            <w:pPr>
              <w:pStyle w:val="Compact"/>
            </w:pPr>
            <w:r>
              <w:t>scm</w:t>
            </w:r>
          </w:p>
        </w:tc>
        <w:tc>
          <w:tcPr>
            <w:tcW w:w="0" w:type="auto"/>
          </w:tcPr>
          <w:p w14:paraId="2166A3B6" w14:textId="77777777" w:rsidR="006C5BD2" w:rsidRDefault="00FC6C4E">
            <w:pPr>
              <w:pStyle w:val="Compact"/>
            </w:pPr>
            <w:r>
              <w:t>Case</w:t>
            </w:r>
          </w:p>
        </w:tc>
        <w:tc>
          <w:tcPr>
            <w:tcW w:w="0" w:type="auto"/>
          </w:tcPr>
          <w:p w14:paraId="2166A3B7" w14:textId="77777777" w:rsidR="006C5BD2" w:rsidRDefault="00FC6C4E">
            <w:pPr>
              <w:pStyle w:val="Compact"/>
            </w:pPr>
            <w:r>
              <w:t>id, name, status, domain_id, severity, owner_user_id, parent_case_id (FK, nullable), create_ts, update_ts, close_ts, close_reason</w:t>
            </w:r>
          </w:p>
        </w:tc>
        <w:tc>
          <w:tcPr>
            <w:tcW w:w="0" w:type="auto"/>
          </w:tcPr>
          <w:p w14:paraId="2166A3B8" w14:textId="77777777" w:rsidR="006C5BD2" w:rsidRDefault="00FC6C4E">
            <w:pPr>
              <w:pStyle w:val="Compact"/>
            </w:pPr>
            <w:r>
              <w:t>SCM (kullanıcı)</w:t>
            </w:r>
          </w:p>
        </w:tc>
      </w:tr>
      <w:tr w:rsidR="006C5BD2" w14:paraId="2166A3BE" w14:textId="77777777">
        <w:tc>
          <w:tcPr>
            <w:tcW w:w="0" w:type="auto"/>
          </w:tcPr>
          <w:p w14:paraId="2166A3BA" w14:textId="77777777" w:rsidR="006C5BD2" w:rsidRDefault="00FC6C4E">
            <w:pPr>
              <w:pStyle w:val="Compact"/>
            </w:pPr>
            <w:r>
              <w:t>scm</w:t>
            </w:r>
          </w:p>
        </w:tc>
        <w:tc>
          <w:tcPr>
            <w:tcW w:w="0" w:type="auto"/>
          </w:tcPr>
          <w:p w14:paraId="2166A3BB" w14:textId="77777777" w:rsidR="006C5BD2" w:rsidRDefault="00FC6C4E">
            <w:pPr>
              <w:pStyle w:val="Compact"/>
            </w:pPr>
            <w:r>
              <w:t>Case_Transaction</w:t>
            </w:r>
          </w:p>
        </w:tc>
        <w:tc>
          <w:tcPr>
            <w:tcW w:w="0" w:type="auto"/>
          </w:tcPr>
          <w:p w14:paraId="2166A3BC" w14:textId="77777777" w:rsidR="006C5BD2" w:rsidRDefault="00FC6C4E">
            <w:pPr>
              <w:pStyle w:val="Compact"/>
            </w:pPr>
            <w:r>
              <w:t>case_id, tran_id, added_ts, added_by</w:t>
            </w:r>
          </w:p>
        </w:tc>
        <w:tc>
          <w:tcPr>
            <w:tcW w:w="0" w:type="auto"/>
          </w:tcPr>
          <w:p w14:paraId="2166A3BD" w14:textId="77777777" w:rsidR="006C5BD2" w:rsidRDefault="00FC6C4E">
            <w:pPr>
              <w:pStyle w:val="Compact"/>
            </w:pPr>
            <w:r>
              <w:t>SCM (kullanıcı)</w:t>
            </w:r>
          </w:p>
        </w:tc>
      </w:tr>
      <w:tr w:rsidR="006C5BD2" w14:paraId="2166A3C3" w14:textId="77777777">
        <w:tc>
          <w:tcPr>
            <w:tcW w:w="0" w:type="auto"/>
          </w:tcPr>
          <w:p w14:paraId="2166A3BF" w14:textId="77777777" w:rsidR="006C5BD2" w:rsidRDefault="00FC6C4E">
            <w:pPr>
              <w:pStyle w:val="Compact"/>
            </w:pPr>
            <w:r>
              <w:t>scm</w:t>
            </w:r>
          </w:p>
        </w:tc>
        <w:tc>
          <w:tcPr>
            <w:tcW w:w="0" w:type="auto"/>
          </w:tcPr>
          <w:p w14:paraId="2166A3C0" w14:textId="77777777" w:rsidR="006C5BD2" w:rsidRDefault="00FC6C4E">
            <w:pPr>
              <w:pStyle w:val="Compact"/>
            </w:pPr>
            <w:r>
              <w:t>Case_Relationship</w:t>
            </w:r>
          </w:p>
        </w:tc>
        <w:tc>
          <w:tcPr>
            <w:tcW w:w="0" w:type="auto"/>
          </w:tcPr>
          <w:p w14:paraId="2166A3C1" w14:textId="77777777" w:rsidR="006C5BD2" w:rsidRDefault="00FC6C4E">
            <w:pPr>
              <w:pStyle w:val="Compact"/>
            </w:pPr>
            <w:r>
              <w:t>id, case_id_a (FK), case_id_b (FK), relationship_type (PARENT_CHILD / SIBLING), created_by, created_ts</w:t>
            </w:r>
          </w:p>
        </w:tc>
        <w:tc>
          <w:tcPr>
            <w:tcW w:w="0" w:type="auto"/>
          </w:tcPr>
          <w:p w14:paraId="2166A3C2" w14:textId="77777777" w:rsidR="006C5BD2" w:rsidRDefault="00FC6C4E">
            <w:pPr>
              <w:pStyle w:val="Compact"/>
            </w:pPr>
            <w:r>
              <w:t>SCM (kullanıcı)</w:t>
            </w:r>
          </w:p>
        </w:tc>
      </w:tr>
      <w:tr w:rsidR="006C5BD2" w14:paraId="2166A3C8" w14:textId="77777777">
        <w:tc>
          <w:tcPr>
            <w:tcW w:w="0" w:type="auto"/>
          </w:tcPr>
          <w:p w14:paraId="2166A3C4" w14:textId="77777777" w:rsidR="006C5BD2" w:rsidRDefault="00FC6C4E">
            <w:pPr>
              <w:pStyle w:val="Compact"/>
            </w:pPr>
            <w:r>
              <w:t>scm</w:t>
            </w:r>
          </w:p>
        </w:tc>
        <w:tc>
          <w:tcPr>
            <w:tcW w:w="0" w:type="auto"/>
          </w:tcPr>
          <w:p w14:paraId="2166A3C5" w14:textId="77777777" w:rsidR="006C5BD2" w:rsidRDefault="00FC6C4E">
            <w:pPr>
              <w:pStyle w:val="Compact"/>
            </w:pPr>
            <w:r>
              <w:t>Tran_Marking</w:t>
            </w:r>
          </w:p>
        </w:tc>
        <w:tc>
          <w:tcPr>
            <w:tcW w:w="0" w:type="auto"/>
          </w:tcPr>
          <w:p w14:paraId="2166A3C6" w14:textId="77777777" w:rsidR="006C5BD2" w:rsidRDefault="00FC6C4E">
            <w:pPr>
              <w:pStyle w:val="Compact"/>
            </w:pPr>
            <w:r>
              <w:t>tran_id (PK), is_fraud, fraud_amount, bank_share, customer_share, currency_code, marked_by, marked_ts</w:t>
            </w:r>
          </w:p>
        </w:tc>
        <w:tc>
          <w:tcPr>
            <w:tcW w:w="0" w:type="auto"/>
          </w:tcPr>
          <w:p w14:paraId="2166A3C7" w14:textId="77777777" w:rsidR="006C5BD2" w:rsidRDefault="00FC6C4E">
            <w:pPr>
              <w:pStyle w:val="Compact"/>
            </w:pPr>
            <w:r>
              <w:t>FDM (salt okunur; SFD’de işaretlenen veriler FDM üzerinden beslenir. SCM yazmaz.)</w:t>
            </w:r>
          </w:p>
        </w:tc>
      </w:tr>
      <w:tr w:rsidR="006C5BD2" w14:paraId="2166A3CD" w14:textId="77777777">
        <w:tc>
          <w:tcPr>
            <w:tcW w:w="0" w:type="auto"/>
          </w:tcPr>
          <w:p w14:paraId="2166A3C9" w14:textId="77777777" w:rsidR="006C5BD2" w:rsidRDefault="00FC6C4E">
            <w:pPr>
              <w:pStyle w:val="Compact"/>
            </w:pPr>
            <w:r>
              <w:t>scm</w:t>
            </w:r>
          </w:p>
        </w:tc>
        <w:tc>
          <w:tcPr>
            <w:tcW w:w="0" w:type="auto"/>
          </w:tcPr>
          <w:p w14:paraId="2166A3CA" w14:textId="77777777" w:rsidR="006C5BD2" w:rsidRDefault="00FC6C4E">
            <w:pPr>
              <w:pStyle w:val="Compact"/>
            </w:pPr>
            <w:r>
              <w:t>Case_Comment</w:t>
            </w:r>
          </w:p>
        </w:tc>
        <w:tc>
          <w:tcPr>
            <w:tcW w:w="0" w:type="auto"/>
          </w:tcPr>
          <w:p w14:paraId="2166A3CB" w14:textId="77777777" w:rsidR="006C5BD2" w:rsidRDefault="00FC6C4E">
            <w:pPr>
              <w:pStyle w:val="Compact"/>
            </w:pPr>
            <w:r>
              <w:t>id, case_id, user_id, content, create_ts</w:t>
            </w:r>
          </w:p>
        </w:tc>
        <w:tc>
          <w:tcPr>
            <w:tcW w:w="0" w:type="auto"/>
          </w:tcPr>
          <w:p w14:paraId="2166A3CC" w14:textId="77777777" w:rsidR="006C5BD2" w:rsidRDefault="00FC6C4E">
            <w:pPr>
              <w:pStyle w:val="Compact"/>
            </w:pPr>
            <w:r>
              <w:t>SCM (kullanıcı)</w:t>
            </w:r>
          </w:p>
        </w:tc>
      </w:tr>
      <w:tr w:rsidR="006C5BD2" w14:paraId="2166A3D2" w14:textId="77777777">
        <w:tc>
          <w:tcPr>
            <w:tcW w:w="0" w:type="auto"/>
          </w:tcPr>
          <w:p w14:paraId="2166A3CE" w14:textId="77777777" w:rsidR="006C5BD2" w:rsidRDefault="00FC6C4E">
            <w:pPr>
              <w:pStyle w:val="Compact"/>
            </w:pPr>
            <w:r>
              <w:t>scm</w:t>
            </w:r>
          </w:p>
        </w:tc>
        <w:tc>
          <w:tcPr>
            <w:tcW w:w="0" w:type="auto"/>
          </w:tcPr>
          <w:p w14:paraId="2166A3CF" w14:textId="77777777" w:rsidR="006C5BD2" w:rsidRDefault="00FC6C4E">
            <w:pPr>
              <w:pStyle w:val="Compact"/>
            </w:pPr>
            <w:r>
              <w:t>Case_Attachment</w:t>
            </w:r>
          </w:p>
        </w:tc>
        <w:tc>
          <w:tcPr>
            <w:tcW w:w="0" w:type="auto"/>
          </w:tcPr>
          <w:p w14:paraId="2166A3D0" w14:textId="77777777" w:rsidR="006C5BD2" w:rsidRDefault="00FC6C4E">
            <w:pPr>
              <w:pStyle w:val="Compact"/>
            </w:pPr>
            <w:r>
              <w:t>id, case_id, filename, file_path, file_size, user_id, create_ts</w:t>
            </w:r>
          </w:p>
        </w:tc>
        <w:tc>
          <w:tcPr>
            <w:tcW w:w="0" w:type="auto"/>
          </w:tcPr>
          <w:p w14:paraId="2166A3D1" w14:textId="77777777" w:rsidR="006C5BD2" w:rsidRDefault="00FC6C4E">
            <w:pPr>
              <w:pStyle w:val="Compact"/>
            </w:pPr>
            <w:r>
              <w:t>SCM (kullanıcı)</w:t>
            </w:r>
          </w:p>
        </w:tc>
      </w:tr>
      <w:tr w:rsidR="006C5BD2" w14:paraId="2166A3D7" w14:textId="77777777">
        <w:tc>
          <w:tcPr>
            <w:tcW w:w="0" w:type="auto"/>
          </w:tcPr>
          <w:p w14:paraId="2166A3D3" w14:textId="77777777" w:rsidR="006C5BD2" w:rsidRDefault="00FC6C4E">
            <w:pPr>
              <w:pStyle w:val="Compact"/>
            </w:pPr>
            <w:r>
              <w:t>scm</w:t>
            </w:r>
          </w:p>
        </w:tc>
        <w:tc>
          <w:tcPr>
            <w:tcW w:w="0" w:type="auto"/>
          </w:tcPr>
          <w:p w14:paraId="2166A3D4" w14:textId="77777777" w:rsidR="006C5BD2" w:rsidRDefault="00FC6C4E">
            <w:pPr>
              <w:pStyle w:val="Compact"/>
            </w:pPr>
            <w:r>
              <w:t>User</w:t>
            </w:r>
          </w:p>
        </w:tc>
        <w:tc>
          <w:tcPr>
            <w:tcW w:w="0" w:type="auto"/>
          </w:tcPr>
          <w:p w14:paraId="2166A3D5" w14:textId="77777777" w:rsidR="006C5BD2" w:rsidRDefault="00FC6C4E">
            <w:pPr>
              <w:pStyle w:val="Compact"/>
            </w:pPr>
            <w:r>
              <w:t>id, name, email, ldap_dn, keycloak_user_id, role_id, domain_id, status, created_by, approved_by</w:t>
            </w:r>
          </w:p>
        </w:tc>
        <w:tc>
          <w:tcPr>
            <w:tcW w:w="0" w:type="auto"/>
          </w:tcPr>
          <w:p w14:paraId="2166A3D6" w14:textId="77777777" w:rsidR="006C5BD2" w:rsidRDefault="00FC6C4E">
            <w:pPr>
              <w:pStyle w:val="Compact"/>
            </w:pPr>
            <w:r>
              <w:t>Admin / LDAP / KeyCloak API</w:t>
            </w:r>
          </w:p>
        </w:tc>
      </w:tr>
      <w:tr w:rsidR="006C5BD2" w14:paraId="2166A3DC" w14:textId="77777777">
        <w:tc>
          <w:tcPr>
            <w:tcW w:w="0" w:type="auto"/>
          </w:tcPr>
          <w:p w14:paraId="2166A3D8" w14:textId="77777777" w:rsidR="006C5BD2" w:rsidRDefault="00FC6C4E">
            <w:pPr>
              <w:pStyle w:val="Compact"/>
            </w:pPr>
            <w:r>
              <w:t>scm</w:t>
            </w:r>
          </w:p>
        </w:tc>
        <w:tc>
          <w:tcPr>
            <w:tcW w:w="0" w:type="auto"/>
          </w:tcPr>
          <w:p w14:paraId="2166A3D9" w14:textId="77777777" w:rsidR="006C5BD2" w:rsidRDefault="00FC6C4E">
            <w:pPr>
              <w:pStyle w:val="Compact"/>
            </w:pPr>
            <w:r>
              <w:t>Approval_Request</w:t>
            </w:r>
          </w:p>
        </w:tc>
        <w:tc>
          <w:tcPr>
            <w:tcW w:w="0" w:type="auto"/>
          </w:tcPr>
          <w:p w14:paraId="2166A3DA" w14:textId="77777777" w:rsidR="006C5BD2" w:rsidRDefault="00FC6C4E">
            <w:pPr>
              <w:pStyle w:val="Compact"/>
            </w:pPr>
            <w:r>
              <w:t>id, request_type, entity_id, requested_by, requested_ts, status, reviewed_by, reviewed_ts, review_comment</w:t>
            </w:r>
          </w:p>
        </w:tc>
        <w:tc>
          <w:tcPr>
            <w:tcW w:w="0" w:type="auto"/>
          </w:tcPr>
          <w:p w14:paraId="2166A3DB" w14:textId="77777777" w:rsidR="006C5BD2" w:rsidRDefault="00FC6C4E">
            <w:pPr>
              <w:pStyle w:val="Compact"/>
            </w:pPr>
            <w:r>
              <w:t>SCM (sistem)</w:t>
            </w:r>
          </w:p>
        </w:tc>
      </w:tr>
      <w:tr w:rsidR="006C5BD2" w14:paraId="2166A3E1" w14:textId="77777777">
        <w:tc>
          <w:tcPr>
            <w:tcW w:w="0" w:type="auto"/>
          </w:tcPr>
          <w:p w14:paraId="2166A3DD" w14:textId="77777777" w:rsidR="006C5BD2" w:rsidRDefault="00FC6C4E">
            <w:pPr>
              <w:pStyle w:val="Compact"/>
            </w:pPr>
            <w:r>
              <w:t>scm</w:t>
            </w:r>
          </w:p>
        </w:tc>
        <w:tc>
          <w:tcPr>
            <w:tcW w:w="0" w:type="auto"/>
          </w:tcPr>
          <w:p w14:paraId="2166A3DE" w14:textId="77777777" w:rsidR="006C5BD2" w:rsidRDefault="00FC6C4E">
            <w:pPr>
              <w:pStyle w:val="Compact"/>
            </w:pPr>
            <w:r>
              <w:t>System_Setting</w:t>
            </w:r>
          </w:p>
        </w:tc>
        <w:tc>
          <w:tcPr>
            <w:tcW w:w="0" w:type="auto"/>
          </w:tcPr>
          <w:p w14:paraId="2166A3DF" w14:textId="77777777" w:rsidR="006C5BD2" w:rsidRDefault="00FC6C4E">
            <w:pPr>
              <w:pStyle w:val="Compact"/>
            </w:pPr>
            <w:r>
              <w:t>setting_key, setting_value, updated_by, updated_ts</w:t>
            </w:r>
          </w:p>
        </w:tc>
        <w:tc>
          <w:tcPr>
            <w:tcW w:w="0" w:type="auto"/>
          </w:tcPr>
          <w:p w14:paraId="2166A3E0" w14:textId="77777777" w:rsidR="006C5BD2" w:rsidRDefault="00FC6C4E">
            <w:pPr>
              <w:pStyle w:val="Compact"/>
            </w:pPr>
            <w:r>
              <w:t>Admin</w:t>
            </w:r>
          </w:p>
        </w:tc>
      </w:tr>
      <w:tr w:rsidR="006C5BD2" w14:paraId="2166A3E6" w14:textId="77777777">
        <w:tc>
          <w:tcPr>
            <w:tcW w:w="0" w:type="auto"/>
          </w:tcPr>
          <w:p w14:paraId="2166A3E2" w14:textId="77777777" w:rsidR="006C5BD2" w:rsidRDefault="00FC6C4E">
            <w:pPr>
              <w:pStyle w:val="Compact"/>
            </w:pPr>
            <w:r>
              <w:t>scm</w:t>
            </w:r>
          </w:p>
        </w:tc>
        <w:tc>
          <w:tcPr>
            <w:tcW w:w="0" w:type="auto"/>
          </w:tcPr>
          <w:p w14:paraId="2166A3E3" w14:textId="77777777" w:rsidR="006C5BD2" w:rsidRDefault="00FC6C4E">
            <w:pPr>
              <w:pStyle w:val="Compact"/>
            </w:pPr>
            <w:r>
              <w:t>User_Activity</w:t>
            </w:r>
          </w:p>
        </w:tc>
        <w:tc>
          <w:tcPr>
            <w:tcW w:w="0" w:type="auto"/>
          </w:tcPr>
          <w:p w14:paraId="2166A3E4" w14:textId="77777777" w:rsidR="006C5BD2" w:rsidRDefault="00FC6C4E">
            <w:pPr>
              <w:pStyle w:val="Compact"/>
            </w:pPr>
            <w:r>
              <w:t>id, user_id, action_type, entity_type, entity_id, before_val, after_val, action_ts</w:t>
            </w:r>
          </w:p>
        </w:tc>
        <w:tc>
          <w:tcPr>
            <w:tcW w:w="0" w:type="auto"/>
          </w:tcPr>
          <w:p w14:paraId="2166A3E5" w14:textId="77777777" w:rsidR="006C5BD2" w:rsidRDefault="00FC6C4E">
            <w:pPr>
              <w:pStyle w:val="Compact"/>
            </w:pPr>
            <w:r>
              <w:t>SCM (sistem)</w:t>
            </w:r>
          </w:p>
        </w:tc>
      </w:tr>
    </w:tbl>
    <w:p w14:paraId="2166A3E7" w14:textId="77777777" w:rsidR="006C5BD2" w:rsidRDefault="00FC6C4E">
      <w:pPr>
        <w:pStyle w:val="Balk2"/>
      </w:pPr>
      <w:bookmarkStart w:id="12" w:name="Xd9c369067d039b5e6cd948c522575f7deb3ccf0"/>
      <w:bookmarkEnd w:id="10"/>
      <w:commentRangeStart w:id="13"/>
      <w:r>
        <w:t>3.3 Para Birimi Desteği (Çok Para Birimi)</w:t>
      </w:r>
      <w:commentRangeEnd w:id="13"/>
      <w:r>
        <w:rPr>
          <w:rStyle w:val="AklamaBavurusu"/>
          <w:sz w:val="28"/>
          <w:szCs w:val="28"/>
        </w:rPr>
        <w:commentReference w:id="13"/>
      </w:r>
    </w:p>
    <w:p w14:paraId="2166A3E8" w14:textId="77777777" w:rsidR="006C5BD2" w:rsidRDefault="00FC6C4E">
      <w:pPr>
        <w:pStyle w:val="FirstParagraph"/>
      </w:pPr>
      <w:r>
        <w:t>Sistem birden fazla para birimini destekler. Tran_Marking tablosundaki currency_code alanı ISO 4217 standardını kullanır. MVP kapsamında aşağıdaki para birimleri desteklenmelidir:</w:t>
      </w:r>
    </w:p>
    <w:p w14:paraId="2166A3E9" w14:textId="77777777" w:rsidR="006C5BD2" w:rsidRDefault="00FC6C4E">
      <w:pPr>
        <w:numPr>
          <w:ilvl w:val="0"/>
          <w:numId w:val="4"/>
        </w:numPr>
      </w:pPr>
      <w:r>
        <w:t>TRY (Türk Lirası): varsayılan</w:t>
      </w:r>
    </w:p>
    <w:p w14:paraId="2166A3EA" w14:textId="77777777" w:rsidR="006C5BD2" w:rsidRDefault="00FC6C4E">
      <w:pPr>
        <w:numPr>
          <w:ilvl w:val="0"/>
          <w:numId w:val="4"/>
        </w:numPr>
      </w:pPr>
      <w:r>
        <w:lastRenderedPageBreak/>
        <w:t>USD (ABD Doları)</w:t>
      </w:r>
    </w:p>
    <w:p w14:paraId="2166A3EB" w14:textId="77777777" w:rsidR="006C5BD2" w:rsidRDefault="00FC6C4E">
      <w:pPr>
        <w:numPr>
          <w:ilvl w:val="0"/>
          <w:numId w:val="4"/>
        </w:numPr>
      </w:pPr>
      <w:r>
        <w:t>EUR (Euro)</w:t>
      </w:r>
    </w:p>
    <w:p w14:paraId="2166A3EC" w14:textId="77777777" w:rsidR="006C5BD2" w:rsidRDefault="00FC6C4E">
      <w:pPr>
        <w:pStyle w:val="FirstParagraph"/>
      </w:pPr>
      <w:r>
        <w:t>Transaction tablosundaki amount_lc alanı, farklı para birimlerindeki tutarları yerel para birimine (TRY) dönüştürülmüş şekilde saklar. Döviz kuru tablosu System_Setting üzerinden yapılandırılır veya dış bir kur servisinden çekilir.</w:t>
      </w:r>
    </w:p>
    <w:p w14:paraId="2166A3ED" w14:textId="77777777" w:rsidR="006C5BD2" w:rsidRDefault="00FC6C4E">
      <w:pPr>
        <w:pStyle w:val="Balk1"/>
      </w:pPr>
      <w:bookmarkStart w:id="14" w:name="X0eab99231af88d117f79a9142a6aeee753e2586"/>
      <w:bookmarkEnd w:id="8"/>
      <w:bookmarkEnd w:id="12"/>
      <w:r>
        <w:t>4. Ekran Spesifikasyonları: Alan, Yerleşim ve Kontroller</w:t>
      </w:r>
    </w:p>
    <w:p w14:paraId="2166A3EE" w14:textId="77777777" w:rsidR="006C5BD2" w:rsidRDefault="00FC6C4E">
      <w:pPr>
        <w:pStyle w:val="FirstParagraph"/>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2166A3EF" w14:textId="77777777" w:rsidR="006C5BD2" w:rsidRDefault="00FC6C4E">
      <w:pPr>
        <w:pStyle w:val="Balk2"/>
      </w:pPr>
      <w:bookmarkStart w:id="15" w:name="genel-sayfa-düzeni-global-layout"/>
      <w:r>
        <w:t>4.1 Genel Sayfa Düzeni (Global Layout)</w:t>
      </w:r>
    </w:p>
    <w:p w14:paraId="2166A3F0" w14:textId="77777777" w:rsidR="006C5BD2" w:rsidRDefault="00FC6C4E">
      <w:pPr>
        <w:pStyle w:val="FirstParagraph"/>
      </w:pPr>
      <w:r>
        <w:t>Tüm sayfalarda aşağıdaki temel yapı korunur:</w:t>
      </w:r>
    </w:p>
    <w:tbl>
      <w:tblPr>
        <w:tblStyle w:val="Table"/>
        <w:tblW w:w="4865" w:type="pct"/>
        <w:tblLook w:val="0020" w:firstRow="1" w:lastRow="0" w:firstColumn="0" w:lastColumn="0" w:noHBand="0" w:noVBand="0"/>
      </w:tblPr>
      <w:tblGrid>
        <w:gridCol w:w="1891"/>
        <w:gridCol w:w="7261"/>
      </w:tblGrid>
      <w:tr w:rsidR="006C5BD2" w14:paraId="2166A3F3"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F1" w14:textId="77777777" w:rsidR="006C5BD2" w:rsidRDefault="00FC6C4E">
            <w:pPr>
              <w:pStyle w:val="Compact"/>
            </w:pPr>
            <w:r>
              <w:rPr>
                <w:b/>
                <w:bCs/>
              </w:rPr>
              <w:t>Alan</w:t>
            </w:r>
          </w:p>
        </w:tc>
        <w:tc>
          <w:tcPr>
            <w:tcW w:w="0" w:type="auto"/>
          </w:tcPr>
          <w:p w14:paraId="2166A3F2" w14:textId="77777777" w:rsidR="006C5BD2" w:rsidRDefault="00FC6C4E">
            <w:pPr>
              <w:pStyle w:val="Compact"/>
            </w:pPr>
            <w:r>
              <w:rPr>
                <w:b/>
                <w:bCs/>
              </w:rPr>
              <w:t>Açıklama</w:t>
            </w:r>
          </w:p>
        </w:tc>
      </w:tr>
      <w:tr w:rsidR="006C5BD2" w14:paraId="2166A3F6" w14:textId="77777777">
        <w:tc>
          <w:tcPr>
            <w:tcW w:w="0" w:type="auto"/>
          </w:tcPr>
          <w:p w14:paraId="2166A3F4" w14:textId="77777777" w:rsidR="006C5BD2" w:rsidRDefault="00FC6C4E">
            <w:pPr>
              <w:pStyle w:val="Compact"/>
            </w:pPr>
            <w:r>
              <w:t>Sol Kenar Menü (Sidebar)</w:t>
            </w:r>
          </w:p>
        </w:tc>
        <w:tc>
          <w:tcPr>
            <w:tcW w:w="0" w:type="auto"/>
          </w:tcPr>
          <w:p w14:paraId="2166A3F5" w14:textId="77777777" w:rsidR="006C5BD2" w:rsidRDefault="00FC6C4E">
            <w:pPr>
              <w:pStyle w:val="Compact"/>
            </w:pPr>
            <w:r>
              <w:t>240 px genişliğinde. Logo, versiyon, navigasyon linkleri, kullanıcı profili ve dil seçici içerir. Collapse edilebilir (ikonlara indirgenir).</w:t>
            </w:r>
          </w:p>
        </w:tc>
      </w:tr>
      <w:tr w:rsidR="006C5BD2" w14:paraId="2166A3F9" w14:textId="77777777">
        <w:tc>
          <w:tcPr>
            <w:tcW w:w="0" w:type="auto"/>
          </w:tcPr>
          <w:p w14:paraId="2166A3F7" w14:textId="77777777" w:rsidR="006C5BD2" w:rsidRDefault="00FC6C4E">
            <w:pPr>
              <w:pStyle w:val="Compact"/>
            </w:pPr>
            <w:r>
              <w:t>Sol Menü Öğeleri</w:t>
            </w:r>
          </w:p>
        </w:tc>
        <w:tc>
          <w:tcPr>
            <w:tcW w:w="0" w:type="auto"/>
          </w:tcPr>
          <w:p w14:paraId="2166A3F8" w14:textId="3FED6405" w:rsidR="006C5BD2" w:rsidRDefault="00FC6C4E">
            <w:pPr>
              <w:pStyle w:val="Compact"/>
            </w:pPr>
            <w:r>
              <w:t>Dashboard (Ana Sayfa), Case Creation (Vaka Oluşturma), Cases (Vakalar), My Cases (Vakalarım), Reports (Raporlar), Settings (Ayarlar, yalnızca Admin). My Cases ekranı içinde iki sekme (pane) bulunur: "Vakalarım" (kendi oluşturduğum vakalar) ve "İncelemem için Gönderilenler" (review için bana atanmış vakalar). Maker-Checker açık olduğunda: vaka kapatma onay istekleri My Cases ekranı altında, kullanıcı oluşturma onay istekleri ise Kullanıcı Yönetimi ekranı altında “Onay Bekleyenler” kuyruğu olarak gösterilir.</w:t>
            </w:r>
          </w:p>
        </w:tc>
      </w:tr>
      <w:tr w:rsidR="006C5BD2" w14:paraId="2166A3FC" w14:textId="77777777">
        <w:tc>
          <w:tcPr>
            <w:tcW w:w="0" w:type="auto"/>
          </w:tcPr>
          <w:p w14:paraId="2166A3FA" w14:textId="77777777" w:rsidR="006C5BD2" w:rsidRDefault="00FC6C4E">
            <w:pPr>
              <w:pStyle w:val="Compact"/>
            </w:pPr>
            <w:r>
              <w:t>Üst Başlık (Global – Tüm Sayfalarda Sabit)</w:t>
            </w:r>
          </w:p>
        </w:tc>
        <w:tc>
          <w:tcPr>
            <w:tcW w:w="0" w:type="auto"/>
          </w:tcPr>
          <w:p w14:paraId="2166A3FB" w14:textId="32DDEB67" w:rsidR="006C5BD2" w:rsidRDefault="00FC6C4E">
            <w:pPr>
              <w:pStyle w:val="Compact"/>
            </w:pPr>
            <w:r>
              <w:t>Tüm sayfalarda sabit (pinned) olarak görünen üst bar. Üç bölümden oluşur: (1) Sol: Sayfa başlığı ve kısa açıklaması. Her sayfada dinamik olarak değişir (ör. “Dashboard”, “Vaka Oluşturma”, “Vaka Detayı – #12345”). (</w:t>
            </w:r>
            <w:r w:rsidR="006234E3">
              <w:t>2</w:t>
            </w:r>
            <w:r>
              <w:t>) Sağ üst köşe: Bildirim Zili – Okunmamış bildirim sayısını gösteren kırmızı rozet içerir. Tıklandığında bildirim listesi panel olarak açılır.</w:t>
            </w:r>
          </w:p>
        </w:tc>
      </w:tr>
      <w:tr w:rsidR="006C5BD2" w14:paraId="2166A3FF" w14:textId="77777777">
        <w:tc>
          <w:tcPr>
            <w:tcW w:w="0" w:type="auto"/>
          </w:tcPr>
          <w:p w14:paraId="2166A3FD" w14:textId="77777777" w:rsidR="006C5BD2" w:rsidRDefault="00FC6C4E">
            <w:pPr>
              <w:pStyle w:val="Compact"/>
            </w:pPr>
            <w:r>
              <w:t>İçerik Alanı</w:t>
            </w:r>
          </w:p>
        </w:tc>
        <w:tc>
          <w:tcPr>
            <w:tcW w:w="0" w:type="auto"/>
          </w:tcPr>
          <w:p w14:paraId="2166A3FE" w14:textId="77777777" w:rsidR="006C5BD2" w:rsidRDefault="00FC6C4E">
            <w:pPr>
              <w:pStyle w:val="Compact"/>
            </w:pPr>
            <w:r>
              <w:t>Kalan tüm sayfa alanı. Ekrana göre değişen içerik burada render edilir.</w:t>
            </w:r>
          </w:p>
        </w:tc>
      </w:tr>
    </w:tbl>
    <w:p w14:paraId="2166A43D" w14:textId="77777777" w:rsidR="006C5BD2" w:rsidRDefault="00FC6C4E">
      <w:pPr>
        <w:pStyle w:val="Balk2"/>
      </w:pPr>
      <w:bookmarkStart w:id="16" w:name="dashboard-ana-sayfa-ekranı"/>
      <w:bookmarkEnd w:id="15"/>
      <w:r>
        <w:t>4.3 Dashboard (Ana Sayfa) Ekranı</w:t>
      </w:r>
    </w:p>
    <w:p w14:paraId="2166A43E" w14:textId="77777777" w:rsidR="006C5BD2" w:rsidRDefault="00FC6C4E" w:rsidP="00BC03C5">
      <w:pPr>
        <w:pStyle w:val="FirstParagraph"/>
        <w:jc w:val="both"/>
      </w:pPr>
      <w:r>
        <w:t>Başarılı giriş sonrası kullanıcının karşılaştığı ilk sayfadır (landing page). Rolü ne olursa olsun tüm kullanıcılar bu sayfayı görür, ancak görünen kart ve widget’lar role göre değişir. Dashboard’ın amacı, kullanıcıya o anki sorumluluk alanının özetini sunmak ve hızlıca ilgili ekrana yönlendirmektir.</w:t>
      </w:r>
    </w:p>
    <w:p w14:paraId="2166A43F" w14:textId="77777777" w:rsidR="006C5BD2" w:rsidRDefault="00FC6C4E">
      <w:pPr>
        <w:pStyle w:val="Balk3"/>
      </w:pPr>
      <w:bookmarkStart w:id="17" w:name="hoş-geldiniz-bantı"/>
      <w:r>
        <w:lastRenderedPageBreak/>
        <w:t>Hoş Geldiniz Bantı</w:t>
      </w:r>
    </w:p>
    <w:p w14:paraId="2166A440" w14:textId="77777777" w:rsidR="006C5BD2" w:rsidRDefault="00FC6C4E">
      <w:pPr>
        <w:pStyle w:val="FirstParagraph"/>
      </w:pPr>
      <w:r>
        <w:t>Dashboard’ın üst kısmında kullanıcıya özel karşılama alanı yer alır:</w:t>
      </w:r>
    </w:p>
    <w:p w14:paraId="2166A441" w14:textId="6200A858" w:rsidR="006C5BD2" w:rsidRDefault="00FC6C4E">
      <w:pPr>
        <w:pStyle w:val="Compact"/>
        <w:numPr>
          <w:ilvl w:val="0"/>
          <w:numId w:val="9"/>
        </w:numPr>
      </w:pPr>
      <w:r>
        <w:rPr>
          <w:b/>
          <w:bCs/>
        </w:rPr>
        <w:t>Hoş Geldiniz:</w:t>
      </w:r>
      <w:r>
        <w:t xml:space="preserve"> “Hoş Geldiniz, [Kullanıcı Adı]” – tarih ve son giriş saati gösterilir.</w:t>
      </w:r>
    </w:p>
    <w:p w14:paraId="2166A443" w14:textId="77777777" w:rsidR="006C5BD2" w:rsidRDefault="00FC6C4E">
      <w:pPr>
        <w:pStyle w:val="Balk3"/>
      </w:pPr>
      <w:bookmarkStart w:id="18" w:name="satır-1-kpi-özet-kartları"/>
      <w:bookmarkEnd w:id="17"/>
      <w:r>
        <w:t>Satır 1: KPI Özet Kartları</w:t>
      </w:r>
    </w:p>
    <w:p w14:paraId="2166A444" w14:textId="77777777" w:rsidR="006C5BD2" w:rsidRDefault="00FC6C4E">
      <w:pPr>
        <w:pStyle w:val="FirstParagraph"/>
      </w:pPr>
      <w:r>
        <w:t>Tüm roller ve domain kapsamında görünen özet bilgi kartlarıdır. Her kart tıklanabilir ve ilgili sayfaya yönlendirir:</w:t>
      </w:r>
    </w:p>
    <w:p w14:paraId="2166A445" w14:textId="55355B82" w:rsidR="006C5BD2" w:rsidRDefault="00FC6C4E">
      <w:pPr>
        <w:numPr>
          <w:ilvl w:val="0"/>
          <w:numId w:val="10"/>
        </w:numPr>
      </w:pPr>
      <w:r>
        <w:rPr>
          <w:b/>
          <w:bCs/>
        </w:rPr>
        <w:t>Toplam Vaka (Total Cases):</w:t>
      </w:r>
      <w:r>
        <w:t xml:space="preserve"> Sistemdeki tüm vakaların toplam sayısı. Tıklayınca Vaka Listesi ekranına yönlendirir.</w:t>
      </w:r>
    </w:p>
    <w:p w14:paraId="2166A446" w14:textId="77777777" w:rsidR="006C5BD2" w:rsidRDefault="00FC6C4E">
      <w:pPr>
        <w:numPr>
          <w:ilvl w:val="0"/>
          <w:numId w:val="10"/>
        </w:numPr>
      </w:pPr>
      <w:r>
        <w:rPr>
          <w:b/>
          <w:bCs/>
        </w:rPr>
        <w:t>Açık Vakalar (Open Cases):</w:t>
      </w:r>
      <w:r>
        <w:t xml:space="preserve"> Aktif soruşturmadaki vakaların sayısı. Tıklayınca status=Open filtreli Vaka Listesi’ne yönlendirir.</w:t>
      </w:r>
    </w:p>
    <w:p w14:paraId="2166A447" w14:textId="58A20E22" w:rsidR="006C5BD2" w:rsidRDefault="00FC6C4E">
      <w:pPr>
        <w:numPr>
          <w:ilvl w:val="0"/>
          <w:numId w:val="10"/>
        </w:numPr>
      </w:pPr>
      <w:r>
        <w:rPr>
          <w:b/>
          <w:bCs/>
        </w:rPr>
        <w:t>Kapatılan Vakalar (Closed Cases):</w:t>
      </w:r>
      <w:r>
        <w:t xml:space="preserve"> Kapatılmış vakaların toplam sayısı. </w:t>
      </w:r>
    </w:p>
    <w:p w14:paraId="2166A448" w14:textId="77777777" w:rsidR="006C5BD2" w:rsidRDefault="00FC6C4E">
      <w:pPr>
        <w:numPr>
          <w:ilvl w:val="0"/>
          <w:numId w:val="10"/>
        </w:numPr>
      </w:pPr>
      <w:r>
        <w:rPr>
          <w:b/>
          <w:bCs/>
        </w:rPr>
        <w:t>Vakalarım (My Cases):</w:t>
      </w:r>
      <w:r>
        <w:t xml:space="preserve"> Giriş yapan kullanıcıya atanmış vakaların sayısı. Tıklayınca My Cases ekranına yönlendirir.</w:t>
      </w:r>
    </w:p>
    <w:p w14:paraId="2166A449" w14:textId="77777777" w:rsidR="006C5BD2" w:rsidRDefault="00FC6C4E">
      <w:pPr>
        <w:numPr>
          <w:ilvl w:val="0"/>
          <w:numId w:val="10"/>
        </w:numPr>
      </w:pPr>
      <w:r>
        <w:rPr>
          <w:b/>
          <w:bCs/>
        </w:rPr>
        <w:t>Bekleyen İşlemler:</w:t>
      </w:r>
      <w:r>
        <w:t xml:space="preserve"> Henüz vakaya eklenmemiş, işaretlenmiş işlemlerin sayısı. Tıklayınca Vaka Oluşturma ekranına yönlendirir.</w:t>
      </w:r>
    </w:p>
    <w:p w14:paraId="2166A44A" w14:textId="77777777" w:rsidR="006C5BD2" w:rsidRDefault="00FC6C4E">
      <w:pPr>
        <w:numPr>
          <w:ilvl w:val="0"/>
          <w:numId w:val="10"/>
        </w:numPr>
      </w:pPr>
      <w:r>
        <w:rPr>
          <w:b/>
          <w:bCs/>
        </w:rPr>
        <w:t>Review’da Bekleyenler (Pending Review):</w:t>
      </w:r>
      <w:r>
        <w:t xml:space="preserve"> Başka bir kullanıcı tarafından mevcut kullanıcıya inceleme (review) için gönderilmiş vakaların sayısı. Review, vaka sistemi içindeki informal bir eş değerlendirme (peer review) mekanizmasıdır; Maker-Checker yapısından bağımsızdır. Review’a gönderme vakayı statüsünü değiştirmez; vaka Open statüsünde kalmaya devam eder. Review tamamlanması vaka kapatma için zorunlu değildir; ancak review istekleri ve cevapları denetim izine (audit trail) kaydedilir. Review’a gönderildiğinde hedef kullanıcıya bildirim gider. Bu kart tüm roller için görünür. Tıklayınca My Cases ekranının “İncelemem için Gönderilenler” sekmesine yönlendirir.</w:t>
      </w:r>
    </w:p>
    <w:p w14:paraId="2166A44F" w14:textId="6FA28030" w:rsidR="006C5BD2" w:rsidRDefault="00FC6C4E">
      <w:pPr>
        <w:pStyle w:val="Balk3"/>
      </w:pPr>
      <w:bookmarkStart w:id="19" w:name="satır-3-analiz-ve-yönetim-panelleri"/>
      <w:bookmarkEnd w:id="18"/>
      <w:r>
        <w:t xml:space="preserve">Satır </w:t>
      </w:r>
      <w:r w:rsidR="0019581B">
        <w:t>2</w:t>
      </w:r>
      <w:r>
        <w:t>: Analiz ve Yönetim Panelleri</w:t>
      </w:r>
    </w:p>
    <w:p w14:paraId="2166A450" w14:textId="77777777" w:rsidR="006C5BD2" w:rsidRDefault="00FC6C4E">
      <w:pPr>
        <w:numPr>
          <w:ilvl w:val="0"/>
          <w:numId w:val="12"/>
        </w:numPr>
      </w:pPr>
      <w:r>
        <w:rPr>
          <w:b/>
          <w:bCs/>
        </w:rPr>
        <w:t>Son Aktiviteler:</w:t>
      </w:r>
      <w:r>
        <w:t xml:space="preserve"> Sistemdeki son hareketlerin kronolojik listesi. User_Activity tablosundan beslenir. Her satırda: Kim, Ne yaptı, Hangi vaka ve ne zaman bilgisi görünür. Analist kendi aktivitelerini görür; Yönetici tüm ekibin aktivitelerini görür. Örnek aktiviteler: vaka oluşturma, vaka kapatma onayı, vaka atama, yorum ekleme.</w:t>
      </w:r>
    </w:p>
    <w:p w14:paraId="2166A451" w14:textId="77777777" w:rsidR="006C5BD2" w:rsidRDefault="00FC6C4E">
      <w:pPr>
        <w:numPr>
          <w:ilvl w:val="0"/>
          <w:numId w:val="12"/>
        </w:numPr>
      </w:pPr>
      <w:r>
        <w:rPr>
          <w:b/>
          <w:bCs/>
        </w:rPr>
        <w:t>Onay Bekleyenler (Yalnızca Yönetici/Admin):</w:t>
      </w:r>
      <w:r>
        <w:t xml:space="preserve"> Maker-Checker açık olduğunda görünen panel. Bekleyen onay isteklerinin özet kartları: (1) Vaka Kapatma talepleri – Case ID, talep eden, neden ve onayla/reddet butonları. (2) Vaka Arşivleme talepleri – Case ID, talep eden ve onayla/reddet butonları (maker_checker_enabled ayarından bağımsız olarak her zaman görünür). (3) Kullanıcı Oluşturma talepleri – kullanıcı adı, rol, domain ve onayla/reddet butonları. En eski isteğin tarihi ve talep eden bilgisi vurgulanır. "Kendi isteğinizi onaylayamazsınız" kuralı geçerlidir.</w:t>
      </w:r>
    </w:p>
    <w:p w14:paraId="2166A452" w14:textId="77777777" w:rsidR="006C5BD2" w:rsidRDefault="00FC6C4E">
      <w:pPr>
        <w:numPr>
          <w:ilvl w:val="0"/>
          <w:numId w:val="12"/>
        </w:numPr>
      </w:pPr>
      <w:r>
        <w:rPr>
          <w:b/>
          <w:bCs/>
        </w:rPr>
        <w:lastRenderedPageBreak/>
        <w:t>Atanmamış Vakalar (Yalnızca Yönetici):</w:t>
      </w:r>
      <w:r>
        <w:t xml:space="preserve"> Henüz hiçbir analiste atanmamış son 5 vakanın listesi (Case ID, Ad, Tarih, Önem derecesi rozeti). Yönetici doğrudan "Ata" butonu ile dropdown’dan analist seçerek atama yapabilir. Analist ise "Üstüme Al" butonu ile vakayı kendi üzerine alabilir.</w:t>
      </w:r>
    </w:p>
    <w:p w14:paraId="2166A455" w14:textId="77777777" w:rsidR="006C5BD2" w:rsidRDefault="00FC6C4E">
      <w:pPr>
        <w:pStyle w:val="Balk3"/>
      </w:pPr>
      <w:bookmarkStart w:id="20" w:name="role-göre-görünürlük"/>
      <w:bookmarkEnd w:id="19"/>
      <w:r>
        <w:t>Role Göre Görünürlük</w:t>
      </w:r>
    </w:p>
    <w:p w14:paraId="2166A456" w14:textId="77777777" w:rsidR="006C5BD2" w:rsidRDefault="00FC6C4E">
      <w:pPr>
        <w:pStyle w:val="FirstParagraph"/>
      </w:pPr>
      <w:r>
        <w:t>Aşağıdaki tablo, Dashboard bileşenlerinin role göre görünürlüğünü özetler:</w:t>
      </w:r>
    </w:p>
    <w:p w14:paraId="2166A457" w14:textId="780319DC" w:rsidR="006C5BD2" w:rsidRDefault="00FC6C4E">
      <w:pPr>
        <w:numPr>
          <w:ilvl w:val="0"/>
          <w:numId w:val="14"/>
        </w:numPr>
      </w:pPr>
      <w:r>
        <w:rPr>
          <w:b/>
          <w:bCs/>
        </w:rPr>
        <w:t>Analist:</w:t>
      </w:r>
      <w:r>
        <w:t xml:space="preserve"> KPI kartları (Toplam Vaka, Açık Vakalar, Kapatılan Vakalar, Vakalarım, Bekleyen İşlemler, Review’da Bekleyenler), Son Aktiviteler (kendi), Fraud Tutar Özeti, Atanmamış Vakalar (Üstüme Al butonu ile).</w:t>
      </w:r>
    </w:p>
    <w:p w14:paraId="2166A458" w14:textId="42A8C04E" w:rsidR="006C5BD2" w:rsidRDefault="00FC6C4E" w:rsidP="00544D19">
      <w:pPr>
        <w:numPr>
          <w:ilvl w:val="0"/>
          <w:numId w:val="14"/>
        </w:numPr>
      </w:pPr>
      <w:r>
        <w:rPr>
          <w:b/>
          <w:bCs/>
        </w:rPr>
        <w:t>Yönetici:</w:t>
      </w:r>
      <w:r>
        <w:t xml:space="preserve"> Yukarıdakilere ek olarak: Son Aktiviteler (tüm ekip), Onay Bekleyenler paneli</w:t>
      </w:r>
      <w:r w:rsidR="00570411">
        <w:t xml:space="preserve"> / kullanıcı oluşturma onay istekleri, Onay Bekleyenler panelinde listelenir</w:t>
      </w:r>
      <w:r>
        <w:t>, Atanmamış Vakalar (Ata butonu + dropdown ile).</w:t>
      </w:r>
    </w:p>
    <w:p w14:paraId="2166A459" w14:textId="69751697" w:rsidR="006C5BD2" w:rsidRDefault="00FC6C4E">
      <w:pPr>
        <w:numPr>
          <w:ilvl w:val="0"/>
          <w:numId w:val="14"/>
        </w:numPr>
      </w:pPr>
      <w:r>
        <w:rPr>
          <w:b/>
          <w:bCs/>
        </w:rPr>
        <w:t>Admin:</w:t>
      </w:r>
      <w:r>
        <w:t xml:space="preserve"> Yönetici ile aynı görünüm. </w:t>
      </w:r>
    </w:p>
    <w:p w14:paraId="6D3DE7EC" w14:textId="0DD702E4" w:rsidR="00570411" w:rsidRPr="00570411" w:rsidRDefault="00FC6C4E" w:rsidP="00741094">
      <w:pPr>
        <w:pStyle w:val="Balk3"/>
      </w:pPr>
      <w:bookmarkStart w:id="21" w:name="veri-kaynakları"/>
      <w:bookmarkEnd w:id="20"/>
      <w:r>
        <w:t>Veri Kaynakları</w:t>
      </w:r>
    </w:p>
    <w:p w14:paraId="2166A45D" w14:textId="77777777" w:rsidR="006C5BD2" w:rsidRDefault="00FC6C4E">
      <w:pPr>
        <w:numPr>
          <w:ilvl w:val="0"/>
          <w:numId w:val="15"/>
        </w:numPr>
      </w:pPr>
      <w:r>
        <w:t>Son Aktiviteler: SCM veritabanı User_Activity tablosu.</w:t>
      </w:r>
    </w:p>
    <w:p w14:paraId="2166A45F" w14:textId="77777777" w:rsidR="006C5BD2" w:rsidRDefault="00FC6C4E">
      <w:pPr>
        <w:numPr>
          <w:ilvl w:val="0"/>
          <w:numId w:val="15"/>
        </w:numPr>
      </w:pPr>
      <w:r>
        <w:t>Fraud Tutar Özeti: FDM’den beslenen tran_marking tablosu (salt okunur).</w:t>
      </w:r>
    </w:p>
    <w:p w14:paraId="2166A460" w14:textId="77777777" w:rsidR="006C5BD2" w:rsidRDefault="00FC6C4E">
      <w:pPr>
        <w:numPr>
          <w:ilvl w:val="0"/>
          <w:numId w:val="15"/>
        </w:numPr>
      </w:pPr>
      <w:r>
        <w:t>Onay Bekleyenler: Maker-Checker açıksa, SCM veritabanı Approval tablosu.</w:t>
      </w:r>
    </w:p>
    <w:p w14:paraId="2166A461" w14:textId="77777777" w:rsidR="006C5BD2" w:rsidRDefault="00FC6C4E">
      <w:pPr>
        <w:numPr>
          <w:ilvl w:val="0"/>
          <w:numId w:val="15"/>
        </w:numPr>
      </w:pPr>
      <w:r>
        <w:t>Review’da Bekleyenler: SCM veritabanı Case_Review tablosu (reviewer_user_id = oturum kullanıcısı, status = pending). Vaka statüsünü değiştirmez; ayrı bir review kaydı olarak tutulur. Maker-Checker’dan bağımsız çalışır.</w:t>
      </w:r>
    </w:p>
    <w:p w14:paraId="2166A462" w14:textId="77777777" w:rsidR="006C5BD2" w:rsidRDefault="00FC6C4E">
      <w:pPr>
        <w:pStyle w:val="Balk3"/>
      </w:pPr>
      <w:bookmarkStart w:id="22" w:name="navigasyon"/>
      <w:bookmarkEnd w:id="21"/>
      <w:r>
        <w:t>Navigasyon</w:t>
      </w:r>
    </w:p>
    <w:p w14:paraId="1153DA68" w14:textId="77777777" w:rsidR="001A5AA7" w:rsidRDefault="00FC6C4E">
      <w:pPr>
        <w:pStyle w:val="FirstParagraph"/>
      </w:pPr>
      <w:r>
        <w:t xml:space="preserve">Dashboard’daki her kart ve panel tıklanabilirdir. </w:t>
      </w:r>
    </w:p>
    <w:p w14:paraId="53961B22" w14:textId="77777777" w:rsidR="001A5AA7" w:rsidRDefault="00FC6C4E">
      <w:pPr>
        <w:pStyle w:val="FirstParagraph"/>
      </w:pPr>
      <w:r>
        <w:t xml:space="preserve">Tıklama davranışları: </w:t>
      </w:r>
    </w:p>
    <w:p w14:paraId="72083909" w14:textId="77777777" w:rsidR="00D9286B" w:rsidRDefault="00FC6C4E" w:rsidP="008C22CC">
      <w:pPr>
        <w:pStyle w:val="FirstParagraph"/>
        <w:ind w:left="720"/>
      </w:pPr>
      <w:r>
        <w:t xml:space="preserve">Review’da Bekleyenler → My Cases “İncelemem için Gönderilenler” sekmesi, </w:t>
      </w:r>
    </w:p>
    <w:p w14:paraId="50B61794" w14:textId="77777777" w:rsidR="00D9286B" w:rsidRDefault="00FC6C4E" w:rsidP="008C22CC">
      <w:pPr>
        <w:pStyle w:val="FirstParagraph"/>
        <w:ind w:left="720"/>
      </w:pPr>
      <w:r>
        <w:t xml:space="preserve">Vakalarım → Vaka Detayı ekranı, </w:t>
      </w:r>
    </w:p>
    <w:p w14:paraId="215080AE" w14:textId="77777777" w:rsidR="00D9286B" w:rsidRDefault="003A6D7E" w:rsidP="008C22CC">
      <w:pPr>
        <w:pStyle w:val="FirstParagraph"/>
        <w:ind w:left="720"/>
      </w:pPr>
      <w:r>
        <w:t xml:space="preserve">My Cases </w:t>
      </w:r>
      <w:r>
        <w:sym w:font="Wingdings" w:char="F0E0"/>
      </w:r>
      <w:r>
        <w:t xml:space="preserve"> Onay Bekleyen Vakalar (Case için maker-checker onayı görüntülenen alan) </w:t>
      </w:r>
    </w:p>
    <w:p w14:paraId="1FDF19DF" w14:textId="77777777" w:rsidR="00D9286B" w:rsidRDefault="00FC6C4E" w:rsidP="008C22CC">
      <w:pPr>
        <w:pStyle w:val="FirstParagraph"/>
        <w:ind w:left="720"/>
      </w:pPr>
      <w:r>
        <w:t xml:space="preserve">Atanmamış Vakalar → Vaka Listesi (unassigned filtreli). </w:t>
      </w:r>
    </w:p>
    <w:p w14:paraId="2166A463" w14:textId="3A5D1443" w:rsidR="006C5BD2" w:rsidRDefault="00FC6C4E">
      <w:pPr>
        <w:pStyle w:val="FirstParagraph"/>
      </w:pPr>
      <w:r>
        <w:t>Sol menüdeki "Dashboard" linki her zaman bu sayfaya döndürür.</w:t>
      </w:r>
    </w:p>
    <w:p w14:paraId="2166A464" w14:textId="77777777" w:rsidR="006C5BD2" w:rsidRDefault="00FC6C4E">
      <w:pPr>
        <w:pStyle w:val="Balk2"/>
      </w:pPr>
      <w:bookmarkStart w:id="23" w:name="X4a6970a769e6fee197e137f6d675c8a36a323d5"/>
      <w:bookmarkEnd w:id="16"/>
      <w:bookmarkEnd w:id="22"/>
      <w:r>
        <w:t>4.4 Vaka Oluşturma (Case Creation) Ekranı</w:t>
      </w:r>
    </w:p>
    <w:p w14:paraId="2166A465" w14:textId="211130C6" w:rsidR="006C5BD2" w:rsidRDefault="00FC6C4E" w:rsidP="0041209A">
      <w:pPr>
        <w:pStyle w:val="FirstParagraph"/>
        <w:jc w:val="both"/>
      </w:pPr>
      <w:r>
        <w:t xml:space="preserve">Bu ekran, Alert Triage'den işaretlenen (marked) işlemlerin FDM üzerinden listelendiği ve analistlerin işlemlerden vaka oluşturduğu merkezi sayfadır. Ekran açıldığında varsayılan olarak yalnızca </w:t>
      </w:r>
      <w:r w:rsidR="0041209A">
        <w:t xml:space="preserve">bütün </w:t>
      </w:r>
      <w:r>
        <w:t xml:space="preserve">Marked Transactions (işaretlenmiş işlemler) listelenir. Analist arama </w:t>
      </w:r>
      <w:r>
        <w:lastRenderedPageBreak/>
        <w:t xml:space="preserve">(search) fonksiyonunu kullandığında FDM'den son 3 aylık tüm </w:t>
      </w:r>
      <w:r w:rsidR="003B337E">
        <w:t>işlemler arasında</w:t>
      </w:r>
      <w:r>
        <w:t xml:space="preserve"> arama yapabilir ve sonuçları görüntüleyebilir. Analistler bu sayfadan bir veya birden fazla işlem seçerek vaka oluşturur.</w:t>
      </w:r>
    </w:p>
    <w:tbl>
      <w:tblPr>
        <w:tblStyle w:val="Table"/>
        <w:tblW w:w="5000" w:type="pct"/>
        <w:tblLook w:val="0020" w:firstRow="1" w:lastRow="0" w:firstColumn="0" w:lastColumn="0" w:noHBand="0" w:noVBand="0"/>
      </w:tblPr>
      <w:tblGrid>
        <w:gridCol w:w="9406"/>
      </w:tblGrid>
      <w:tr w:rsidR="006C5BD2" w14:paraId="2166A46C"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66" w14:textId="77777777" w:rsidR="006C5BD2" w:rsidRDefault="00FC6C4E">
            <w:r>
              <w:rPr>
                <w:b/>
                <w:bCs/>
              </w:rPr>
              <w:t>Önemli Tasarım Notu</w:t>
            </w:r>
          </w:p>
          <w:p w14:paraId="2166A467" w14:textId="77777777" w:rsidR="006C5BD2" w:rsidRDefault="00FC6C4E">
            <w:pPr>
              <w:numPr>
                <w:ilvl w:val="0"/>
                <w:numId w:val="16"/>
              </w:numPr>
            </w:pPr>
            <w:r>
              <w:t>Vaka Oluşturma sayfası vaka oluşturmanın başlangıç noktasıdır; case oluşturmak için önce bu ekrandan işlemler seçilmelidir.</w:t>
            </w:r>
          </w:p>
          <w:p w14:paraId="2166A468" w14:textId="3F82FB30" w:rsidR="006C5BD2" w:rsidRDefault="00FC6C4E">
            <w:pPr>
              <w:numPr>
                <w:ilvl w:val="0"/>
                <w:numId w:val="16"/>
              </w:numPr>
            </w:pPr>
            <w:r>
              <w:t>Ekran açıldığında varsayılan olarak Alert Triage’de “Fraud” veya “Send to Case Manager” olarak işaretlenmiş işlemler listelenir. SFD kural motoru tarafından otomatik işaretleme yapılmaz; yalnızca Alert Triage operatörünün bilinçli kararıyla işaretlenen işlemler SCM’de “marked” statüsünde görünür. Arama (Search) fonksiyonu kullanıldığında FDM’den son 3 aylık tüm işlemler çekilir; böylece marked olmayan işlemler de bulunup vakaya eklenebilir.</w:t>
            </w:r>
          </w:p>
          <w:p w14:paraId="2166A469" w14:textId="77777777" w:rsidR="006C5BD2" w:rsidRDefault="00FC6C4E">
            <w:pPr>
              <w:numPr>
                <w:ilvl w:val="0"/>
                <w:numId w:val="16"/>
              </w:numPr>
            </w:pPr>
            <w:r>
              <w:t>Fraud skoru: Her işlem için SFD'den gelen severity/score bilgisi bu listede görüntülenir.</w:t>
            </w:r>
          </w:p>
          <w:p w14:paraId="2166A46A" w14:textId="77777777" w:rsidR="006C5BD2" w:rsidRDefault="00FC6C4E">
            <w:pPr>
              <w:numPr>
                <w:ilvl w:val="0"/>
                <w:numId w:val="16"/>
              </w:numPr>
            </w:pPr>
            <w:r>
              <w:t>Analist işlemleri inceledi, seçti, "Create Case" dedi → bir veya birden fazla işlem seçilerek case oluşturuldu.</w:t>
            </w:r>
          </w:p>
          <w:p w14:paraId="2166A46B" w14:textId="1EEB37BB" w:rsidR="006C5BD2" w:rsidRDefault="00FC6C4E">
            <w:pPr>
              <w:numPr>
                <w:ilvl w:val="0"/>
                <w:numId w:val="16"/>
              </w:numPr>
            </w:pPr>
            <w:r>
              <w:t>Bir vakaya eklenmiş işlemler Vaka Oluşturma listesinde görünmez. Aynı işlemin başka bir vakaya da eklenmesi isteniyorsa, mevcut vakayı hedef vaka ile ilişkilendirme (Case Linking) yolu tercih edilmelidir.</w:t>
            </w:r>
          </w:p>
        </w:tc>
      </w:tr>
      <w:tr w:rsidR="006C5BD2" w14:paraId="2166A46E" w14:textId="77777777">
        <w:tc>
          <w:tcPr>
            <w:tcW w:w="0" w:type="auto"/>
          </w:tcPr>
          <w:p w14:paraId="2166A46D" w14:textId="77777777" w:rsidR="006C5BD2" w:rsidRDefault="006C5BD2">
            <w:pPr>
              <w:pStyle w:val="Compact"/>
            </w:pPr>
          </w:p>
        </w:tc>
      </w:tr>
    </w:tbl>
    <w:p w14:paraId="2166A46F" w14:textId="77777777" w:rsidR="006C5BD2" w:rsidRDefault="00FC6C4E">
      <w:pPr>
        <w:pStyle w:val="Balk3"/>
      </w:pPr>
      <w:bookmarkStart w:id="24" w:name="ekran-alanları-işlem-listesi"/>
      <w:r>
        <w:t>Ekran Alanları: İşlem Listesi</w:t>
      </w:r>
    </w:p>
    <w:tbl>
      <w:tblPr>
        <w:tblStyle w:val="Table"/>
        <w:tblW w:w="4886" w:type="pct"/>
        <w:tblLook w:val="0020" w:firstRow="1" w:lastRow="0" w:firstColumn="0" w:lastColumn="0" w:noHBand="0" w:noVBand="0"/>
      </w:tblPr>
      <w:tblGrid>
        <w:gridCol w:w="1457"/>
        <w:gridCol w:w="1609"/>
        <w:gridCol w:w="2923"/>
        <w:gridCol w:w="3203"/>
      </w:tblGrid>
      <w:tr w:rsidR="006C5BD2" w14:paraId="2166A47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70" w14:textId="77777777" w:rsidR="006C5BD2" w:rsidRDefault="00FC6C4E">
            <w:pPr>
              <w:pStyle w:val="Compact"/>
            </w:pPr>
            <w:r>
              <w:rPr>
                <w:b/>
                <w:bCs/>
              </w:rPr>
              <w:t>Alan Adı</w:t>
            </w:r>
          </w:p>
        </w:tc>
        <w:tc>
          <w:tcPr>
            <w:tcW w:w="0" w:type="auto"/>
          </w:tcPr>
          <w:p w14:paraId="2166A471" w14:textId="77777777" w:rsidR="006C5BD2" w:rsidRDefault="00FC6C4E">
            <w:pPr>
              <w:pStyle w:val="Compact"/>
            </w:pPr>
            <w:r>
              <w:rPr>
                <w:b/>
                <w:bCs/>
              </w:rPr>
              <w:t>Tip</w:t>
            </w:r>
          </w:p>
        </w:tc>
        <w:tc>
          <w:tcPr>
            <w:tcW w:w="0" w:type="auto"/>
          </w:tcPr>
          <w:p w14:paraId="2166A472" w14:textId="77777777" w:rsidR="006C5BD2" w:rsidRDefault="00FC6C4E">
            <w:pPr>
              <w:pStyle w:val="Compact"/>
            </w:pPr>
            <w:r>
              <w:rPr>
                <w:b/>
                <w:bCs/>
              </w:rPr>
              <w:t>Kaynak</w:t>
            </w:r>
          </w:p>
        </w:tc>
        <w:tc>
          <w:tcPr>
            <w:tcW w:w="0" w:type="auto"/>
          </w:tcPr>
          <w:p w14:paraId="2166A473" w14:textId="77777777" w:rsidR="006C5BD2" w:rsidRDefault="00FC6C4E">
            <w:pPr>
              <w:pStyle w:val="Compact"/>
            </w:pPr>
            <w:r>
              <w:rPr>
                <w:b/>
                <w:bCs/>
              </w:rPr>
              <w:t>Açıklama / Kontrol</w:t>
            </w:r>
          </w:p>
        </w:tc>
      </w:tr>
      <w:tr w:rsidR="006C5BD2" w14:paraId="2166A479" w14:textId="77777777">
        <w:tc>
          <w:tcPr>
            <w:tcW w:w="0" w:type="auto"/>
          </w:tcPr>
          <w:p w14:paraId="2166A475" w14:textId="77777777" w:rsidR="006C5BD2" w:rsidRDefault="00FC6C4E">
            <w:pPr>
              <w:pStyle w:val="Compact"/>
            </w:pPr>
            <w:r>
              <w:t>Checkbox (Seçim)</w:t>
            </w:r>
          </w:p>
        </w:tc>
        <w:tc>
          <w:tcPr>
            <w:tcW w:w="0" w:type="auto"/>
          </w:tcPr>
          <w:p w14:paraId="2166A476" w14:textId="77777777" w:rsidR="006C5BD2" w:rsidRDefault="00FC6C4E">
            <w:pPr>
              <w:pStyle w:val="Compact"/>
            </w:pPr>
            <w:r>
              <w:t>Checkbox</w:t>
            </w:r>
          </w:p>
        </w:tc>
        <w:tc>
          <w:tcPr>
            <w:tcW w:w="0" w:type="auto"/>
          </w:tcPr>
          <w:p w14:paraId="2166A477" w14:textId="77777777" w:rsidR="006C5BD2" w:rsidRDefault="00FC6C4E">
            <w:pPr>
              <w:pStyle w:val="Compact"/>
            </w:pPr>
            <w:r>
              <w:t>—</w:t>
            </w:r>
          </w:p>
        </w:tc>
        <w:tc>
          <w:tcPr>
            <w:tcW w:w="0" w:type="auto"/>
          </w:tcPr>
          <w:p w14:paraId="2166A478" w14:textId="40C5CBDD" w:rsidR="006C5BD2" w:rsidRDefault="00FC6C4E">
            <w:pPr>
              <w:pStyle w:val="Compact"/>
            </w:pPr>
            <w:r>
              <w:t xml:space="preserve">Tekli veya çoklu seçim için. </w:t>
            </w:r>
          </w:p>
        </w:tc>
      </w:tr>
      <w:tr w:rsidR="006C5BD2" w14:paraId="2166A47E" w14:textId="77777777">
        <w:tc>
          <w:tcPr>
            <w:tcW w:w="0" w:type="auto"/>
          </w:tcPr>
          <w:p w14:paraId="2166A47A" w14:textId="77777777" w:rsidR="006C5BD2" w:rsidRDefault="00FC6C4E">
            <w:pPr>
              <w:pStyle w:val="Compact"/>
            </w:pPr>
            <w:r>
              <w:t>İşlem ID</w:t>
            </w:r>
          </w:p>
        </w:tc>
        <w:tc>
          <w:tcPr>
            <w:tcW w:w="0" w:type="auto"/>
          </w:tcPr>
          <w:p w14:paraId="2166A47B" w14:textId="77777777" w:rsidR="006C5BD2" w:rsidRDefault="00FC6C4E">
            <w:pPr>
              <w:pStyle w:val="Compact"/>
            </w:pPr>
            <w:r>
              <w:t>Text (link)</w:t>
            </w:r>
          </w:p>
        </w:tc>
        <w:tc>
          <w:tcPr>
            <w:tcW w:w="0" w:type="auto"/>
          </w:tcPr>
          <w:p w14:paraId="2166A47C" w14:textId="77777777" w:rsidR="006C5BD2" w:rsidRDefault="00FC6C4E">
            <w:pPr>
              <w:pStyle w:val="Compact"/>
            </w:pPr>
            <w:r>
              <w:t>tran.id</w:t>
            </w:r>
          </w:p>
        </w:tc>
        <w:tc>
          <w:tcPr>
            <w:tcW w:w="0" w:type="auto"/>
          </w:tcPr>
          <w:p w14:paraId="2166A47D" w14:textId="77777777" w:rsidR="006C5BD2" w:rsidRDefault="00FC6C4E">
            <w:pPr>
              <w:pStyle w:val="Compact"/>
            </w:pPr>
            <w:r>
              <w:t>İşlemin benzersiz kimliği. Tıklandığında işlem detay paneli açılır.</w:t>
            </w:r>
          </w:p>
        </w:tc>
      </w:tr>
      <w:tr w:rsidR="006C5BD2" w14:paraId="2166A483" w14:textId="77777777">
        <w:tc>
          <w:tcPr>
            <w:tcW w:w="0" w:type="auto"/>
          </w:tcPr>
          <w:p w14:paraId="2166A47F" w14:textId="77777777" w:rsidR="006C5BD2" w:rsidRDefault="00FC6C4E">
            <w:pPr>
              <w:pStyle w:val="Compact"/>
            </w:pPr>
            <w:r>
              <w:t>İşlem Kaynağı</w:t>
            </w:r>
          </w:p>
        </w:tc>
        <w:tc>
          <w:tcPr>
            <w:tcW w:w="0" w:type="auto"/>
          </w:tcPr>
          <w:p w14:paraId="2166A480" w14:textId="77777777" w:rsidR="006C5BD2" w:rsidRDefault="00FC6C4E">
            <w:pPr>
              <w:pStyle w:val="Compact"/>
            </w:pPr>
            <w:r>
              <w:t>Badge/Tag</w:t>
            </w:r>
          </w:p>
        </w:tc>
        <w:tc>
          <w:tcPr>
            <w:tcW w:w="0" w:type="auto"/>
          </w:tcPr>
          <w:p w14:paraId="2166A481" w14:textId="77777777" w:rsidR="006C5BD2" w:rsidRDefault="00FC6C4E">
            <w:pPr>
              <w:pStyle w:val="Compact"/>
            </w:pPr>
            <w:r>
              <w:t>alert_event.source</w:t>
            </w:r>
          </w:p>
        </w:tc>
        <w:tc>
          <w:tcPr>
            <w:tcW w:w="0" w:type="auto"/>
          </w:tcPr>
          <w:p w14:paraId="2166A482" w14:textId="77777777" w:rsidR="006C5BD2" w:rsidRDefault="00FC6C4E">
            <w:pPr>
              <w:pStyle w:val="Compact"/>
            </w:pPr>
            <w:r>
              <w:t>payment_fraud, app_fraud, int_fraud vb. Renk kodlu rozet.</w:t>
            </w:r>
          </w:p>
        </w:tc>
      </w:tr>
      <w:tr w:rsidR="006C5BD2" w14:paraId="2166A488" w14:textId="77777777">
        <w:tc>
          <w:tcPr>
            <w:tcW w:w="0" w:type="auto"/>
          </w:tcPr>
          <w:p w14:paraId="2166A484" w14:textId="77777777" w:rsidR="006C5BD2" w:rsidRDefault="00FC6C4E">
            <w:pPr>
              <w:pStyle w:val="Compact"/>
            </w:pPr>
            <w:r>
              <w:t>Varlık Türü</w:t>
            </w:r>
          </w:p>
        </w:tc>
        <w:tc>
          <w:tcPr>
            <w:tcW w:w="0" w:type="auto"/>
          </w:tcPr>
          <w:p w14:paraId="2166A485" w14:textId="77777777" w:rsidR="006C5BD2" w:rsidRDefault="00FC6C4E">
            <w:pPr>
              <w:pStyle w:val="Compact"/>
            </w:pPr>
            <w:r>
              <w:t>Text</w:t>
            </w:r>
          </w:p>
        </w:tc>
        <w:tc>
          <w:tcPr>
            <w:tcW w:w="0" w:type="auto"/>
          </w:tcPr>
          <w:p w14:paraId="2166A486" w14:textId="77777777" w:rsidR="006C5BD2" w:rsidRDefault="00FC6C4E">
            <w:pPr>
              <w:pStyle w:val="Compact"/>
            </w:pPr>
            <w:r>
              <w:t>alert_event.entity_type</w:t>
            </w:r>
          </w:p>
        </w:tc>
        <w:tc>
          <w:tcPr>
            <w:tcW w:w="0" w:type="auto"/>
          </w:tcPr>
          <w:p w14:paraId="2166A487" w14:textId="77777777" w:rsidR="006C5BD2" w:rsidRDefault="00FC6C4E">
            <w:pPr>
              <w:pStyle w:val="Compact"/>
            </w:pPr>
            <w:r>
              <w:t>Customer, Account, Card, Device.</w:t>
            </w:r>
          </w:p>
        </w:tc>
      </w:tr>
      <w:tr w:rsidR="006C5BD2" w14:paraId="2166A48D" w14:textId="77777777">
        <w:tc>
          <w:tcPr>
            <w:tcW w:w="0" w:type="auto"/>
          </w:tcPr>
          <w:p w14:paraId="2166A489" w14:textId="77777777" w:rsidR="006C5BD2" w:rsidRDefault="00FC6C4E">
            <w:pPr>
              <w:pStyle w:val="Compact"/>
            </w:pPr>
            <w:r>
              <w:t>Varlık Anahtarı</w:t>
            </w:r>
          </w:p>
        </w:tc>
        <w:tc>
          <w:tcPr>
            <w:tcW w:w="0" w:type="auto"/>
          </w:tcPr>
          <w:p w14:paraId="2166A48A" w14:textId="77777777" w:rsidR="006C5BD2" w:rsidRDefault="00FC6C4E">
            <w:pPr>
              <w:pStyle w:val="Compact"/>
            </w:pPr>
            <w:r>
              <w:t>Text</w:t>
            </w:r>
          </w:p>
        </w:tc>
        <w:tc>
          <w:tcPr>
            <w:tcW w:w="0" w:type="auto"/>
          </w:tcPr>
          <w:p w14:paraId="2166A48B" w14:textId="77777777" w:rsidR="006C5BD2" w:rsidRDefault="00FC6C4E">
            <w:pPr>
              <w:pStyle w:val="Compact"/>
            </w:pPr>
            <w:r>
              <w:t>alert_event.entity_key</w:t>
            </w:r>
          </w:p>
        </w:tc>
        <w:tc>
          <w:tcPr>
            <w:tcW w:w="0" w:type="auto"/>
          </w:tcPr>
          <w:p w14:paraId="2166A48C" w14:textId="77777777" w:rsidR="006C5BD2" w:rsidRDefault="00FC6C4E">
            <w:pPr>
              <w:pStyle w:val="Compact"/>
            </w:pPr>
            <w:r>
              <w:t>Varlık kimlik değeri.</w:t>
            </w:r>
          </w:p>
        </w:tc>
      </w:tr>
      <w:tr w:rsidR="006C5BD2" w14:paraId="2166A492" w14:textId="77777777">
        <w:tc>
          <w:tcPr>
            <w:tcW w:w="0" w:type="auto"/>
          </w:tcPr>
          <w:p w14:paraId="2166A48E" w14:textId="77777777" w:rsidR="006C5BD2" w:rsidRDefault="00FC6C4E">
            <w:pPr>
              <w:pStyle w:val="Compact"/>
            </w:pPr>
            <w:r>
              <w:t>Fraud Skoru / Önem</w:t>
            </w:r>
          </w:p>
        </w:tc>
        <w:tc>
          <w:tcPr>
            <w:tcW w:w="0" w:type="auto"/>
          </w:tcPr>
          <w:p w14:paraId="2166A48F" w14:textId="77777777" w:rsidR="006C5BD2" w:rsidRDefault="00FC6C4E">
            <w:pPr>
              <w:pStyle w:val="Compact"/>
            </w:pPr>
            <w:r>
              <w:t>Sayı / Gauge</w:t>
            </w:r>
          </w:p>
        </w:tc>
        <w:tc>
          <w:tcPr>
            <w:tcW w:w="0" w:type="auto"/>
          </w:tcPr>
          <w:p w14:paraId="2166A490" w14:textId="77777777" w:rsidR="006C5BD2" w:rsidRDefault="00FC6C4E">
            <w:pPr>
              <w:pStyle w:val="Compact"/>
            </w:pPr>
            <w:r>
              <w:t>alert.severity / alert_event.score</w:t>
            </w:r>
          </w:p>
        </w:tc>
        <w:tc>
          <w:tcPr>
            <w:tcW w:w="0" w:type="auto"/>
          </w:tcPr>
          <w:p w14:paraId="2166A491" w14:textId="77777777" w:rsidR="006C5BD2" w:rsidRDefault="00FC6C4E">
            <w:pPr>
              <w:pStyle w:val="Compact"/>
            </w:pPr>
            <w:r>
              <w:t xml:space="preserve">Nümerik skor veya Low/Medium/High/Critical kategorisi. Yüksek skorda </w:t>
            </w:r>
            <w:r>
              <w:lastRenderedPageBreak/>
              <w:t>kırmızı renk. Alert Triage’den gelen skor bilgisi.</w:t>
            </w:r>
          </w:p>
        </w:tc>
      </w:tr>
      <w:tr w:rsidR="006C5BD2" w14:paraId="2166A497" w14:textId="77777777">
        <w:tc>
          <w:tcPr>
            <w:tcW w:w="0" w:type="auto"/>
          </w:tcPr>
          <w:p w14:paraId="2166A493" w14:textId="77777777" w:rsidR="006C5BD2" w:rsidRDefault="00FC6C4E">
            <w:pPr>
              <w:pStyle w:val="Compact"/>
            </w:pPr>
            <w:r>
              <w:lastRenderedPageBreak/>
              <w:t>Tetikleyici Kural</w:t>
            </w:r>
          </w:p>
        </w:tc>
        <w:tc>
          <w:tcPr>
            <w:tcW w:w="0" w:type="auto"/>
          </w:tcPr>
          <w:p w14:paraId="2166A494" w14:textId="77777777" w:rsidR="006C5BD2" w:rsidRDefault="00FC6C4E">
            <w:pPr>
              <w:pStyle w:val="Compact"/>
            </w:pPr>
            <w:r>
              <w:t>Text (link)</w:t>
            </w:r>
          </w:p>
        </w:tc>
        <w:tc>
          <w:tcPr>
            <w:tcW w:w="0" w:type="auto"/>
          </w:tcPr>
          <w:p w14:paraId="2166A495" w14:textId="77777777" w:rsidR="006C5BD2" w:rsidRDefault="00FC6C4E">
            <w:pPr>
              <w:pStyle w:val="Compact"/>
            </w:pPr>
            <w:r>
              <w:t>alert_event.trigger_tran_id</w:t>
            </w:r>
          </w:p>
        </w:tc>
        <w:tc>
          <w:tcPr>
            <w:tcW w:w="0" w:type="auto"/>
          </w:tcPr>
          <w:p w14:paraId="2166A496" w14:textId="77777777" w:rsidR="006C5BD2" w:rsidRDefault="00FC6C4E">
            <w:pPr>
              <w:pStyle w:val="Compact"/>
            </w:pPr>
            <w:r>
              <w:t>İşlemi tetikleyen kural bilgisi.</w:t>
            </w:r>
          </w:p>
        </w:tc>
      </w:tr>
      <w:tr w:rsidR="006C5BD2" w14:paraId="2166A49C" w14:textId="77777777">
        <w:tc>
          <w:tcPr>
            <w:tcW w:w="0" w:type="auto"/>
          </w:tcPr>
          <w:p w14:paraId="2166A498" w14:textId="77777777" w:rsidR="006C5BD2" w:rsidRDefault="00FC6C4E">
            <w:pPr>
              <w:pStyle w:val="Compact"/>
            </w:pPr>
            <w:r>
              <w:t>İşaretlenme Durumu</w:t>
            </w:r>
          </w:p>
        </w:tc>
        <w:tc>
          <w:tcPr>
            <w:tcW w:w="0" w:type="auto"/>
          </w:tcPr>
          <w:p w14:paraId="2166A499" w14:textId="77777777" w:rsidR="006C5BD2" w:rsidRDefault="00FC6C4E">
            <w:pPr>
              <w:pStyle w:val="Compact"/>
            </w:pPr>
            <w:r>
              <w:t>Badge/Status</w:t>
            </w:r>
          </w:p>
        </w:tc>
        <w:tc>
          <w:tcPr>
            <w:tcW w:w="0" w:type="auto"/>
          </w:tcPr>
          <w:p w14:paraId="2166A49A" w14:textId="77777777" w:rsidR="006C5BD2" w:rsidRDefault="00FC6C4E">
            <w:pPr>
              <w:pStyle w:val="Compact"/>
            </w:pPr>
            <w:r>
              <w:t>alert.status_code</w:t>
            </w:r>
          </w:p>
        </w:tc>
        <w:tc>
          <w:tcPr>
            <w:tcW w:w="0" w:type="auto"/>
          </w:tcPr>
          <w:p w14:paraId="2166A49B" w14:textId="77777777" w:rsidR="006C5BD2" w:rsidRDefault="00FC6C4E">
            <w:pPr>
              <w:pStyle w:val="Compact"/>
            </w:pPr>
            <w:r>
              <w:t>Marked (işaretlenmiş), Unmarked (işaretlenmemiş), Case Assigned (vakaya eklenmiş). Renk kodlu.</w:t>
            </w:r>
          </w:p>
        </w:tc>
      </w:tr>
      <w:tr w:rsidR="006C5BD2" w14:paraId="2166A4A1" w14:textId="77777777">
        <w:tc>
          <w:tcPr>
            <w:tcW w:w="0" w:type="auto"/>
          </w:tcPr>
          <w:p w14:paraId="2166A49D" w14:textId="77777777" w:rsidR="006C5BD2" w:rsidRDefault="00FC6C4E">
            <w:pPr>
              <w:pStyle w:val="Compact"/>
            </w:pPr>
            <w:r>
              <w:t>Oluşturma Tarihi</w:t>
            </w:r>
          </w:p>
        </w:tc>
        <w:tc>
          <w:tcPr>
            <w:tcW w:w="0" w:type="auto"/>
          </w:tcPr>
          <w:p w14:paraId="2166A49E" w14:textId="77777777" w:rsidR="006C5BD2" w:rsidRDefault="00FC6C4E">
            <w:pPr>
              <w:pStyle w:val="Compact"/>
            </w:pPr>
            <w:r>
              <w:t>DateTime</w:t>
            </w:r>
          </w:p>
        </w:tc>
        <w:tc>
          <w:tcPr>
            <w:tcW w:w="0" w:type="auto"/>
          </w:tcPr>
          <w:p w14:paraId="2166A49F" w14:textId="77777777" w:rsidR="006C5BD2" w:rsidRDefault="00FC6C4E">
            <w:pPr>
              <w:pStyle w:val="Compact"/>
            </w:pPr>
            <w:r>
              <w:t>alert.create_ts</w:t>
            </w:r>
          </w:p>
        </w:tc>
        <w:tc>
          <w:tcPr>
            <w:tcW w:w="0" w:type="auto"/>
          </w:tcPr>
          <w:p w14:paraId="2166A4A0" w14:textId="77777777" w:rsidR="006C5BD2" w:rsidRDefault="00FC6C4E">
            <w:pPr>
              <w:pStyle w:val="Compact"/>
            </w:pPr>
            <w:r>
              <w:t>GG.AA.YYYY SS:dd formatında.</w:t>
            </w:r>
          </w:p>
        </w:tc>
      </w:tr>
      <w:tr w:rsidR="006C5BD2" w14:paraId="2166A4A6" w14:textId="77777777">
        <w:tc>
          <w:tcPr>
            <w:tcW w:w="0" w:type="auto"/>
          </w:tcPr>
          <w:p w14:paraId="2166A4A2" w14:textId="77777777" w:rsidR="006C5BD2" w:rsidRDefault="00FC6C4E">
            <w:pPr>
              <w:pStyle w:val="Compact"/>
            </w:pPr>
            <w:r>
              <w:t>Vaka Durumu</w:t>
            </w:r>
          </w:p>
        </w:tc>
        <w:tc>
          <w:tcPr>
            <w:tcW w:w="0" w:type="auto"/>
          </w:tcPr>
          <w:p w14:paraId="2166A4A3" w14:textId="77777777" w:rsidR="006C5BD2" w:rsidRDefault="00FC6C4E">
            <w:pPr>
              <w:pStyle w:val="Compact"/>
            </w:pPr>
            <w:r>
              <w:t>Badge / Lock İkonu</w:t>
            </w:r>
          </w:p>
        </w:tc>
        <w:tc>
          <w:tcPr>
            <w:tcW w:w="0" w:type="auto"/>
          </w:tcPr>
          <w:p w14:paraId="2166A4A4" w14:textId="77777777" w:rsidR="006C5BD2" w:rsidRDefault="00FC6C4E">
            <w:pPr>
              <w:pStyle w:val="Compact"/>
            </w:pPr>
            <w:r>
              <w:t>Case_Alert tablosu</w:t>
            </w:r>
          </w:p>
        </w:tc>
        <w:tc>
          <w:tcPr>
            <w:tcW w:w="0" w:type="auto"/>
          </w:tcPr>
          <w:p w14:paraId="2166A4A5" w14:textId="77777777" w:rsidR="006C5BD2" w:rsidRDefault="00FC6C4E">
            <w:pPr>
              <w:pStyle w:val="Compact"/>
            </w:pPr>
            <w:r>
              <w:t>İşlem zaten bir vakaya eklendiyse "Vakaya Eklendi" rozeti ve seçim kilidi gösterilir.</w:t>
            </w:r>
          </w:p>
        </w:tc>
      </w:tr>
    </w:tbl>
    <w:p w14:paraId="2166A4A7" w14:textId="77777777" w:rsidR="006C5BD2" w:rsidRDefault="00FC6C4E">
      <w:pPr>
        <w:pStyle w:val="Balk3"/>
      </w:pPr>
      <w:bookmarkStart w:id="25" w:name="filtre-ve-arama-paneli"/>
      <w:bookmarkEnd w:id="24"/>
      <w:r>
        <w:t>Filtre ve Arama Paneli</w:t>
      </w:r>
    </w:p>
    <w:p w14:paraId="0B3681AE" w14:textId="77777777" w:rsidR="0041209A" w:rsidRPr="0041209A" w:rsidRDefault="0041209A" w:rsidP="0041209A">
      <w:pPr>
        <w:pStyle w:val="GvdeMetni"/>
      </w:pPr>
    </w:p>
    <w:p w14:paraId="2166A4A8" w14:textId="60E73CE4" w:rsidR="006C5BD2" w:rsidRDefault="00FC6C4E">
      <w:pPr>
        <w:numPr>
          <w:ilvl w:val="0"/>
          <w:numId w:val="17"/>
        </w:numPr>
      </w:pPr>
      <w:r>
        <w:t>İşlem ID ile arama</w:t>
      </w:r>
    </w:p>
    <w:p w14:paraId="04478180" w14:textId="7C384CED" w:rsidR="0041209A" w:rsidRDefault="00FC6C4E">
      <w:pPr>
        <w:numPr>
          <w:ilvl w:val="0"/>
          <w:numId w:val="17"/>
        </w:numPr>
      </w:pPr>
      <w:r>
        <w:t>Müşteri</w:t>
      </w:r>
      <w:r w:rsidR="0041209A">
        <w:t xml:space="preserve">ye göre de arama yapılabilir: </w:t>
      </w:r>
      <w:r>
        <w:t>İşlemleri müşteri</w:t>
      </w:r>
      <w:r w:rsidR="0041209A">
        <w:t xml:space="preserve">ye </w:t>
      </w:r>
      <w:r>
        <w:t xml:space="preserve">göre filtreleme (dropdown, FDM müşteri boyutundan beslenir) </w:t>
      </w:r>
    </w:p>
    <w:p w14:paraId="2166A4A9" w14:textId="4519A7CF" w:rsidR="006C5BD2" w:rsidRDefault="00FC6C4E">
      <w:pPr>
        <w:numPr>
          <w:ilvl w:val="0"/>
          <w:numId w:val="17"/>
        </w:numPr>
      </w:pPr>
      <w:r>
        <w:t>Varlık türü filtresi (dropdown: Müşteri, Hesap, Kart, Cihaz)</w:t>
      </w:r>
    </w:p>
    <w:p w14:paraId="2166A4AA" w14:textId="77777777" w:rsidR="006C5BD2" w:rsidRDefault="00FC6C4E">
      <w:pPr>
        <w:numPr>
          <w:ilvl w:val="0"/>
          <w:numId w:val="17"/>
        </w:numPr>
      </w:pPr>
      <w:r>
        <w:t>Fraud skoru aralığı (min-max)</w:t>
      </w:r>
    </w:p>
    <w:p w14:paraId="2166A4AB" w14:textId="16EC119E" w:rsidR="006C5BD2" w:rsidRDefault="00FC6C4E">
      <w:pPr>
        <w:numPr>
          <w:ilvl w:val="0"/>
          <w:numId w:val="17"/>
        </w:numPr>
      </w:pPr>
      <w:r>
        <w:t>İşaretlenme durumu filtresi (Marked / Unmarked)</w:t>
      </w:r>
    </w:p>
    <w:p w14:paraId="2166A4AC" w14:textId="77777777" w:rsidR="006C5BD2" w:rsidRDefault="00FC6C4E">
      <w:pPr>
        <w:numPr>
          <w:ilvl w:val="0"/>
          <w:numId w:val="17"/>
        </w:numPr>
      </w:pPr>
      <w:r>
        <w:t>Tarih aralığı (Başlangıç / Bitiş tarih seçici)</w:t>
      </w:r>
    </w:p>
    <w:p w14:paraId="2166A4AD" w14:textId="77777777" w:rsidR="006C5BD2" w:rsidRDefault="00FC6C4E">
      <w:pPr>
        <w:numPr>
          <w:ilvl w:val="0"/>
          <w:numId w:val="17"/>
        </w:numPr>
      </w:pPr>
      <w:r>
        <w:t>Vaka durumu filtresi: "Vakasız" / "Vakaya Eklendi" / "Tümü"</w:t>
      </w:r>
    </w:p>
    <w:p w14:paraId="2166A4AE" w14:textId="77777777" w:rsidR="006C5BD2" w:rsidRDefault="00FC6C4E">
      <w:pPr>
        <w:pStyle w:val="Balk3"/>
      </w:pPr>
      <w:bookmarkStart w:id="26" w:name="üst-aksiyon-alanı"/>
      <w:bookmarkEnd w:id="25"/>
      <w:r>
        <w:t>Üst Aksiyon Alanı</w:t>
      </w:r>
    </w:p>
    <w:p w14:paraId="2166A4AF" w14:textId="77777777" w:rsidR="006C5BD2" w:rsidRDefault="00FC6C4E">
      <w:pPr>
        <w:numPr>
          <w:ilvl w:val="0"/>
          <w:numId w:val="18"/>
        </w:numPr>
      </w:pPr>
      <w:r>
        <w:t>"+ Vaka Oluştur" butonu: en az bir işlem seçildiğinde aktif hale gelir. Seçili işlemlerle yeni vaka oluşturma modali açılır.</w:t>
      </w:r>
    </w:p>
    <w:p w14:paraId="2166A4B0" w14:textId="77777777" w:rsidR="006C5BD2" w:rsidRDefault="00FC6C4E">
      <w:pPr>
        <w:numPr>
          <w:ilvl w:val="0"/>
          <w:numId w:val="18"/>
        </w:numPr>
      </w:pPr>
      <w:r>
        <w:t>Seçili işlem sayısı göstergesi ("3 işlem seçildi")</w:t>
      </w:r>
    </w:p>
    <w:p w14:paraId="2166A4B1" w14:textId="77777777" w:rsidR="006C5BD2" w:rsidRDefault="00FC6C4E">
      <w:pPr>
        <w:pStyle w:val="Balk3"/>
      </w:pPr>
      <w:bookmarkStart w:id="27" w:name="vaka-oluşturma-süreci-bu-ekrandan"/>
      <w:bookmarkEnd w:id="26"/>
      <w:r>
        <w:t>Vaka Oluşturma Süreci (Bu Ekrandan)</w:t>
      </w:r>
    </w:p>
    <w:p w14:paraId="2166A4B2" w14:textId="77777777" w:rsidR="006C5BD2" w:rsidRDefault="00FC6C4E">
      <w:pPr>
        <w:numPr>
          <w:ilvl w:val="0"/>
          <w:numId w:val="19"/>
        </w:numPr>
      </w:pPr>
      <w:r>
        <w:t>Analist bir veya birden fazla işlemi checkbox ile seçer.</w:t>
      </w:r>
    </w:p>
    <w:p w14:paraId="2166A4B3" w14:textId="77777777" w:rsidR="006C5BD2" w:rsidRDefault="00FC6C4E">
      <w:pPr>
        <w:numPr>
          <w:ilvl w:val="0"/>
          <w:numId w:val="19"/>
        </w:numPr>
      </w:pPr>
      <w:r>
        <w:t>"+ Vaka Oluştur" butonuna tıklar.</w:t>
      </w:r>
    </w:p>
    <w:p w14:paraId="2166A4B4" w14:textId="7BF10DA6" w:rsidR="006C5BD2" w:rsidRDefault="00FC6C4E">
      <w:pPr>
        <w:numPr>
          <w:ilvl w:val="0"/>
          <w:numId w:val="19"/>
        </w:numPr>
      </w:pPr>
      <w:r>
        <w:lastRenderedPageBreak/>
        <w:t xml:space="preserve">Modal açılır: Vaka Adı (zorunlu, serbest metin), Alan (dropdown), Önem Derecesi (dropdown), </w:t>
      </w:r>
      <w:r w:rsidR="00734E0A">
        <w:t xml:space="preserve">Atama </w:t>
      </w:r>
      <w:r w:rsidR="00194D97" w:rsidRPr="00194D97">
        <w:t>(opsiyonel:</w:t>
      </w:r>
      <w:r w:rsidR="00194D97">
        <w:t xml:space="preserve"> </w:t>
      </w:r>
      <w:r w:rsidR="00194D97" w:rsidRPr="00194D97">
        <w:t>kullanıcı veya boş=unassigned)</w:t>
      </w:r>
      <w:r w:rsidR="00194D97">
        <w:t xml:space="preserve">, </w:t>
      </w:r>
      <w:r>
        <w:t>Açıklama (opsiyonel textarea) alanları.</w:t>
      </w:r>
    </w:p>
    <w:p w14:paraId="2166A4B5" w14:textId="77777777" w:rsidR="006C5BD2" w:rsidRDefault="00FC6C4E">
      <w:pPr>
        <w:numPr>
          <w:ilvl w:val="0"/>
          <w:numId w:val="19"/>
        </w:numPr>
      </w:pPr>
      <w:r>
        <w:t>Analist bilgileri girer ve "Oluştur"a tıklar.</w:t>
      </w:r>
    </w:p>
    <w:p w14:paraId="2166A4B6" w14:textId="77777777" w:rsidR="006C5BD2" w:rsidRDefault="00FC6C4E">
      <w:pPr>
        <w:numPr>
          <w:ilvl w:val="0"/>
          <w:numId w:val="19"/>
        </w:numPr>
      </w:pPr>
      <w:r>
        <w:t>Vaka oluşturulur, seçilen işlemler Case_Transaction tablosuna kaydedilir.</w:t>
      </w:r>
    </w:p>
    <w:p w14:paraId="2166A4B7" w14:textId="77777777" w:rsidR="006C5BD2" w:rsidRDefault="00FC6C4E">
      <w:pPr>
        <w:numPr>
          <w:ilvl w:val="0"/>
          <w:numId w:val="19"/>
        </w:numPr>
      </w:pPr>
      <w:r>
        <w:t>Oluşturulan işlemler listede "Vakaya Eklendi" olarak işaretlenir ve checkbox'ları disable edilir.</w:t>
      </w:r>
    </w:p>
    <w:p w14:paraId="2166A4B8" w14:textId="77777777" w:rsidR="006C5BD2" w:rsidRDefault="00FC6C4E">
      <w:pPr>
        <w:numPr>
          <w:ilvl w:val="0"/>
          <w:numId w:val="19"/>
        </w:numPr>
      </w:pPr>
      <w:r>
        <w:t>Yeni oluşturulan vaka Vaka Listesi'nde "Open" statüsüyle görünür.</w:t>
      </w:r>
    </w:p>
    <w:p w14:paraId="2166A4B9" w14:textId="04250B5F" w:rsidR="006C5BD2" w:rsidRDefault="00FC6C4E">
      <w:pPr>
        <w:pStyle w:val="Balk2"/>
      </w:pPr>
      <w:bookmarkStart w:id="28" w:name="vaka-listesi-cases-ekranı"/>
      <w:bookmarkEnd w:id="23"/>
      <w:bookmarkEnd w:id="27"/>
      <w:r>
        <w:t>4.5 Vaka Listesi (Cases) Ekranı</w:t>
      </w:r>
    </w:p>
    <w:p w14:paraId="2166A4BA" w14:textId="77777777" w:rsidR="006C5BD2" w:rsidRDefault="00FC6C4E">
      <w:pPr>
        <w:pStyle w:val="FirstParagraph"/>
      </w:pPr>
      <w:r>
        <w:t>Bu ekran, kullanıcının yetkili olduğu tüm vakaları listeleyen ana soruşturma merkezidir. Mock-up'larda görülen tasarım temel alınmıştır.</w:t>
      </w:r>
    </w:p>
    <w:p w14:paraId="2166A4BB" w14:textId="77777777" w:rsidR="006C5BD2" w:rsidRDefault="00FC6C4E">
      <w:pPr>
        <w:pStyle w:val="Balk3"/>
      </w:pPr>
      <w:bookmarkStart w:id="29" w:name="üst-özet-kartları-summary-cards"/>
      <w:r>
        <w:t>Üst Özet Kartları (Summary Cards)</w:t>
      </w:r>
    </w:p>
    <w:tbl>
      <w:tblPr>
        <w:tblStyle w:val="Table"/>
        <w:tblW w:w="4870" w:type="pct"/>
        <w:tblLook w:val="0020" w:firstRow="1" w:lastRow="0" w:firstColumn="0" w:lastColumn="0" w:noHBand="0" w:noVBand="0"/>
      </w:tblPr>
      <w:tblGrid>
        <w:gridCol w:w="1011"/>
        <w:gridCol w:w="8150"/>
      </w:tblGrid>
      <w:tr w:rsidR="006C5BD2" w14:paraId="2166A4BE"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BC" w14:textId="77777777" w:rsidR="006C5BD2" w:rsidRDefault="00FC6C4E">
            <w:pPr>
              <w:pStyle w:val="Compact"/>
            </w:pPr>
            <w:r>
              <w:rPr>
                <w:b/>
                <w:bCs/>
              </w:rPr>
              <w:t>Kart</w:t>
            </w:r>
          </w:p>
        </w:tc>
        <w:tc>
          <w:tcPr>
            <w:tcW w:w="0" w:type="auto"/>
          </w:tcPr>
          <w:p w14:paraId="2166A4BD" w14:textId="77777777" w:rsidR="006C5BD2" w:rsidRDefault="00FC6C4E">
            <w:pPr>
              <w:pStyle w:val="Compact"/>
            </w:pPr>
            <w:r>
              <w:rPr>
                <w:b/>
                <w:bCs/>
              </w:rPr>
              <w:t>Değer / Kaynak</w:t>
            </w:r>
          </w:p>
        </w:tc>
      </w:tr>
      <w:tr w:rsidR="006C5BD2" w14:paraId="2166A4C1" w14:textId="77777777">
        <w:tc>
          <w:tcPr>
            <w:tcW w:w="0" w:type="auto"/>
          </w:tcPr>
          <w:p w14:paraId="2166A4BF" w14:textId="77777777" w:rsidR="006C5BD2" w:rsidRDefault="00FC6C4E">
            <w:pPr>
              <w:pStyle w:val="Compact"/>
            </w:pPr>
            <w:r>
              <w:t>Total Cases</w:t>
            </w:r>
          </w:p>
        </w:tc>
        <w:tc>
          <w:tcPr>
            <w:tcW w:w="0" w:type="auto"/>
          </w:tcPr>
          <w:p w14:paraId="2166A4C0" w14:textId="77777777" w:rsidR="006C5BD2" w:rsidRDefault="00FC6C4E">
            <w:pPr>
              <w:pStyle w:val="Compact"/>
            </w:pPr>
            <w:r>
              <w:t>Kullanıcının yetkili olduğu alandaki toplam vaka sayısı.</w:t>
            </w:r>
          </w:p>
        </w:tc>
      </w:tr>
      <w:tr w:rsidR="006C5BD2" w14:paraId="2166A4C4" w14:textId="77777777">
        <w:tc>
          <w:tcPr>
            <w:tcW w:w="0" w:type="auto"/>
          </w:tcPr>
          <w:p w14:paraId="2166A4C2" w14:textId="77777777" w:rsidR="006C5BD2" w:rsidRDefault="00FC6C4E">
            <w:pPr>
              <w:pStyle w:val="Compact"/>
            </w:pPr>
            <w:r>
              <w:t>Open Cases</w:t>
            </w:r>
          </w:p>
        </w:tc>
        <w:tc>
          <w:tcPr>
            <w:tcW w:w="0" w:type="auto"/>
          </w:tcPr>
          <w:p w14:paraId="2166A4C3" w14:textId="77777777" w:rsidR="006C5BD2" w:rsidRDefault="00FC6C4E">
            <w:pPr>
              <w:pStyle w:val="Compact"/>
            </w:pPr>
            <w:r>
              <w:t>Statüsü Open olan vakalar.</w:t>
            </w:r>
          </w:p>
        </w:tc>
      </w:tr>
      <w:tr w:rsidR="006C5BD2" w14:paraId="2166A4C7" w14:textId="77777777">
        <w:tc>
          <w:tcPr>
            <w:tcW w:w="0" w:type="auto"/>
          </w:tcPr>
          <w:p w14:paraId="2166A4C5" w14:textId="77777777" w:rsidR="006C5BD2" w:rsidRDefault="00FC6C4E">
            <w:pPr>
              <w:pStyle w:val="Compact"/>
            </w:pPr>
            <w:r>
              <w:t>Closed Cases</w:t>
            </w:r>
          </w:p>
        </w:tc>
        <w:tc>
          <w:tcPr>
            <w:tcW w:w="0" w:type="auto"/>
          </w:tcPr>
          <w:p w14:paraId="2166A4C6" w14:textId="77777777" w:rsidR="006C5BD2" w:rsidRDefault="00FC6C4E">
            <w:pPr>
              <w:pStyle w:val="Compact"/>
            </w:pPr>
            <w:r>
              <w:t>Statüsü Closed olan vakalar.</w:t>
            </w:r>
          </w:p>
        </w:tc>
      </w:tr>
      <w:tr w:rsidR="006C5BD2" w14:paraId="2166A4CA" w14:textId="77777777">
        <w:tc>
          <w:tcPr>
            <w:tcW w:w="0" w:type="auto"/>
          </w:tcPr>
          <w:p w14:paraId="2166A4C8" w14:textId="77777777" w:rsidR="006C5BD2" w:rsidRDefault="00FC6C4E">
            <w:pPr>
              <w:pStyle w:val="Compact"/>
            </w:pPr>
            <w:r>
              <w:t>My Cases</w:t>
            </w:r>
          </w:p>
        </w:tc>
        <w:tc>
          <w:tcPr>
            <w:tcW w:w="0" w:type="auto"/>
          </w:tcPr>
          <w:p w14:paraId="2166A4C9" w14:textId="77777777" w:rsidR="006C5BD2" w:rsidRDefault="00FC6C4E">
            <w:pPr>
              <w:pStyle w:val="Compact"/>
            </w:pPr>
            <w:r>
              <w:t>Yalnızca giriş yapmış kullanıcıya atanmış vakalar (owner_user_id = oturum kullanıcısı). My Cases ekranı iki sekme (pane) içerir: “Vakalarım” (oluşturduğum/atandığım vakalar) ve “İncelemem için Gönderilenler” (başka kullanıcılar tarafından bana review için gönderilmiş vakalar). Not: Review, vaka sistemi içindeki informal bir eş değerlendirme mekanizmasıdır; Maker-Checker onay yapısından tamamen bağımsızdır. Vaka sahibi, vakasını herhangi bir kullanıcıya review için gönderebilir ancak review tamamlanmasını beklemeden vakayı kapatabilir. Review istekleri ve cevapları denetim izine (audit trail) kaydedilir.</w:t>
            </w:r>
          </w:p>
        </w:tc>
      </w:tr>
    </w:tbl>
    <w:p w14:paraId="2166A4CB" w14:textId="77777777" w:rsidR="006C5BD2" w:rsidRDefault="00FC6C4E">
      <w:pPr>
        <w:pStyle w:val="Balk3"/>
      </w:pPr>
      <w:bookmarkStart w:id="30" w:name="liste-tablo-sütunları"/>
      <w:bookmarkEnd w:id="29"/>
      <w:r>
        <w:t>Liste Tablo Sütunları</w:t>
      </w:r>
    </w:p>
    <w:tbl>
      <w:tblPr>
        <w:tblStyle w:val="Table"/>
        <w:tblW w:w="4880" w:type="pct"/>
        <w:tblLook w:val="0020" w:firstRow="1" w:lastRow="0" w:firstColumn="0" w:lastColumn="0" w:noHBand="0" w:noVBand="0"/>
      </w:tblPr>
      <w:tblGrid>
        <w:gridCol w:w="1074"/>
        <w:gridCol w:w="3737"/>
        <w:gridCol w:w="886"/>
        <w:gridCol w:w="3483"/>
      </w:tblGrid>
      <w:tr w:rsidR="006C5BD2" w14:paraId="2166A4D0"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CC" w14:textId="77777777" w:rsidR="006C5BD2" w:rsidRDefault="00FC6C4E">
            <w:pPr>
              <w:pStyle w:val="Compact"/>
            </w:pPr>
            <w:r>
              <w:rPr>
                <w:b/>
                <w:bCs/>
              </w:rPr>
              <w:t>Sütun Adı</w:t>
            </w:r>
          </w:p>
        </w:tc>
        <w:tc>
          <w:tcPr>
            <w:tcW w:w="0" w:type="auto"/>
          </w:tcPr>
          <w:p w14:paraId="2166A4CD" w14:textId="77777777" w:rsidR="006C5BD2" w:rsidRDefault="00FC6C4E">
            <w:pPr>
              <w:pStyle w:val="Compact"/>
            </w:pPr>
            <w:r>
              <w:rPr>
                <w:b/>
                <w:bCs/>
              </w:rPr>
              <w:t>Veri Kaynağı</w:t>
            </w:r>
          </w:p>
        </w:tc>
        <w:tc>
          <w:tcPr>
            <w:tcW w:w="0" w:type="auto"/>
          </w:tcPr>
          <w:p w14:paraId="2166A4CE" w14:textId="77777777" w:rsidR="006C5BD2" w:rsidRDefault="00FC6C4E">
            <w:pPr>
              <w:pStyle w:val="Compact"/>
            </w:pPr>
            <w:r>
              <w:rPr>
                <w:b/>
                <w:bCs/>
              </w:rPr>
              <w:t>Tip</w:t>
            </w:r>
          </w:p>
        </w:tc>
        <w:tc>
          <w:tcPr>
            <w:tcW w:w="0" w:type="auto"/>
          </w:tcPr>
          <w:p w14:paraId="2166A4CF" w14:textId="77777777" w:rsidR="006C5BD2" w:rsidRDefault="00FC6C4E">
            <w:pPr>
              <w:pStyle w:val="Compact"/>
            </w:pPr>
            <w:r>
              <w:rPr>
                <w:b/>
                <w:bCs/>
              </w:rPr>
              <w:t>Notlar</w:t>
            </w:r>
          </w:p>
        </w:tc>
      </w:tr>
      <w:tr w:rsidR="006C5BD2" w14:paraId="2166A4D5" w14:textId="77777777">
        <w:tc>
          <w:tcPr>
            <w:tcW w:w="0" w:type="auto"/>
          </w:tcPr>
          <w:p w14:paraId="2166A4D1" w14:textId="77777777" w:rsidR="006C5BD2" w:rsidRDefault="00FC6C4E">
            <w:pPr>
              <w:pStyle w:val="Compact"/>
            </w:pPr>
            <w:r>
              <w:t>Case ID</w:t>
            </w:r>
          </w:p>
        </w:tc>
        <w:tc>
          <w:tcPr>
            <w:tcW w:w="0" w:type="auto"/>
          </w:tcPr>
          <w:p w14:paraId="2166A4D2" w14:textId="77777777" w:rsidR="006C5BD2" w:rsidRDefault="00FC6C4E">
            <w:pPr>
              <w:pStyle w:val="Compact"/>
            </w:pPr>
            <w:r>
              <w:t>case.id</w:t>
            </w:r>
          </w:p>
        </w:tc>
        <w:tc>
          <w:tcPr>
            <w:tcW w:w="0" w:type="auto"/>
          </w:tcPr>
          <w:p w14:paraId="2166A4D3" w14:textId="77777777" w:rsidR="006C5BD2" w:rsidRDefault="00FC6C4E">
            <w:pPr>
              <w:pStyle w:val="Compact"/>
            </w:pPr>
            <w:r>
              <w:t>Sayı</w:t>
            </w:r>
          </w:p>
        </w:tc>
        <w:tc>
          <w:tcPr>
            <w:tcW w:w="0" w:type="auto"/>
          </w:tcPr>
          <w:p w14:paraId="2166A4D4" w14:textId="77777777" w:rsidR="006C5BD2" w:rsidRDefault="00FC6C4E">
            <w:pPr>
              <w:pStyle w:val="Compact"/>
            </w:pPr>
            <w:r>
              <w:t>Benzersiz vaka kimliği. Sıralama yapılabilir.</w:t>
            </w:r>
          </w:p>
        </w:tc>
      </w:tr>
      <w:tr w:rsidR="006C5BD2" w14:paraId="2166A4DA" w14:textId="77777777">
        <w:tc>
          <w:tcPr>
            <w:tcW w:w="0" w:type="auto"/>
          </w:tcPr>
          <w:p w14:paraId="2166A4D6" w14:textId="77777777" w:rsidR="006C5BD2" w:rsidRDefault="00FC6C4E">
            <w:pPr>
              <w:pStyle w:val="Compact"/>
            </w:pPr>
            <w:r>
              <w:t>Case Name</w:t>
            </w:r>
          </w:p>
        </w:tc>
        <w:tc>
          <w:tcPr>
            <w:tcW w:w="0" w:type="auto"/>
          </w:tcPr>
          <w:p w14:paraId="2166A4D7" w14:textId="77777777" w:rsidR="006C5BD2" w:rsidRDefault="00FC6C4E">
            <w:pPr>
              <w:pStyle w:val="Compact"/>
            </w:pPr>
            <w:r>
              <w:t>case.name</w:t>
            </w:r>
          </w:p>
        </w:tc>
        <w:tc>
          <w:tcPr>
            <w:tcW w:w="0" w:type="auto"/>
          </w:tcPr>
          <w:p w14:paraId="2166A4D8" w14:textId="77777777" w:rsidR="006C5BD2" w:rsidRDefault="00FC6C4E">
            <w:pPr>
              <w:pStyle w:val="Compact"/>
            </w:pPr>
            <w:r>
              <w:t>Metin</w:t>
            </w:r>
          </w:p>
        </w:tc>
        <w:tc>
          <w:tcPr>
            <w:tcW w:w="0" w:type="auto"/>
          </w:tcPr>
          <w:p w14:paraId="2166A4D9" w14:textId="77777777" w:rsidR="006C5BD2" w:rsidRDefault="00FC6C4E">
            <w:pPr>
              <w:pStyle w:val="Compact"/>
            </w:pPr>
            <w:r>
              <w:t>Serbest metin vaka adı. Üst arama çubuğunda bu alan üzerinden arama yapılır.</w:t>
            </w:r>
          </w:p>
        </w:tc>
      </w:tr>
      <w:tr w:rsidR="006C5BD2" w14:paraId="2166A4DF" w14:textId="77777777">
        <w:tc>
          <w:tcPr>
            <w:tcW w:w="0" w:type="auto"/>
          </w:tcPr>
          <w:p w14:paraId="2166A4DB" w14:textId="77777777" w:rsidR="006C5BD2" w:rsidRDefault="00FC6C4E">
            <w:pPr>
              <w:pStyle w:val="Compact"/>
            </w:pPr>
            <w:r>
              <w:t>Status</w:t>
            </w:r>
          </w:p>
        </w:tc>
        <w:tc>
          <w:tcPr>
            <w:tcW w:w="0" w:type="auto"/>
          </w:tcPr>
          <w:p w14:paraId="2166A4DC" w14:textId="77777777" w:rsidR="006C5BD2" w:rsidRDefault="00FC6C4E">
            <w:pPr>
              <w:pStyle w:val="Compact"/>
            </w:pPr>
            <w:r>
              <w:t>case.status</w:t>
            </w:r>
          </w:p>
        </w:tc>
        <w:tc>
          <w:tcPr>
            <w:tcW w:w="0" w:type="auto"/>
          </w:tcPr>
          <w:p w14:paraId="2166A4DD" w14:textId="77777777" w:rsidR="006C5BD2" w:rsidRDefault="00FC6C4E">
            <w:pPr>
              <w:pStyle w:val="Compact"/>
            </w:pPr>
            <w:r>
              <w:t>Badge</w:t>
            </w:r>
          </w:p>
        </w:tc>
        <w:tc>
          <w:tcPr>
            <w:tcW w:w="0" w:type="auto"/>
          </w:tcPr>
          <w:p w14:paraId="2166A4DE" w14:textId="77777777" w:rsidR="006C5BD2" w:rsidRDefault="00FC6C4E">
            <w:pPr>
              <w:pStyle w:val="Compact"/>
            </w:pPr>
            <w:r>
              <w:t xml:space="preserve">Open (mavi), Closed (yeşil), Pending Closure (turuncu), </w:t>
            </w:r>
            <w:r>
              <w:lastRenderedPageBreak/>
              <w:t>Archived (gri). Renk kodlu rozet. Not: “Pending Closure” yalnızca Maker-Checker AÇIK olduğunda görülür ve manager onayı bekler (blokleyici). Review, ayrı bir vaka statüsü değildir; vaka Open statüsünde kalırken başka bir kullanıcıya review için gönderilebilir. Archived vakalar varsayılan listede gizlenir, filtre ile erişilebilir.</w:t>
            </w:r>
          </w:p>
        </w:tc>
      </w:tr>
      <w:tr w:rsidR="006C5BD2" w14:paraId="2166A4E4" w14:textId="77777777">
        <w:tc>
          <w:tcPr>
            <w:tcW w:w="0" w:type="auto"/>
          </w:tcPr>
          <w:p w14:paraId="2166A4E0" w14:textId="77777777" w:rsidR="006C5BD2" w:rsidRDefault="00FC6C4E">
            <w:pPr>
              <w:pStyle w:val="Compact"/>
            </w:pPr>
            <w:r>
              <w:lastRenderedPageBreak/>
              <w:t>Create User</w:t>
            </w:r>
          </w:p>
        </w:tc>
        <w:tc>
          <w:tcPr>
            <w:tcW w:w="0" w:type="auto"/>
          </w:tcPr>
          <w:p w14:paraId="2166A4E1" w14:textId="77777777" w:rsidR="006C5BD2" w:rsidRDefault="00FC6C4E">
            <w:pPr>
              <w:pStyle w:val="Compact"/>
            </w:pPr>
            <w:r>
              <w:t>case.created_by → user.name</w:t>
            </w:r>
          </w:p>
        </w:tc>
        <w:tc>
          <w:tcPr>
            <w:tcW w:w="0" w:type="auto"/>
          </w:tcPr>
          <w:p w14:paraId="2166A4E2" w14:textId="77777777" w:rsidR="006C5BD2" w:rsidRDefault="00FC6C4E">
            <w:pPr>
              <w:pStyle w:val="Compact"/>
            </w:pPr>
            <w:r>
              <w:t>Metin</w:t>
            </w:r>
          </w:p>
        </w:tc>
        <w:tc>
          <w:tcPr>
            <w:tcW w:w="0" w:type="auto"/>
          </w:tcPr>
          <w:p w14:paraId="2166A4E3" w14:textId="77777777" w:rsidR="006C5BD2" w:rsidRDefault="00FC6C4E">
            <w:pPr>
              <w:pStyle w:val="Compact"/>
            </w:pPr>
            <w:r>
              <w:t>Vakayı oluşturan kullanıcı adı.</w:t>
            </w:r>
          </w:p>
        </w:tc>
      </w:tr>
      <w:tr w:rsidR="006C5BD2" w14:paraId="2166A4E9" w14:textId="77777777">
        <w:tc>
          <w:tcPr>
            <w:tcW w:w="0" w:type="auto"/>
          </w:tcPr>
          <w:p w14:paraId="2166A4E5" w14:textId="77777777" w:rsidR="006C5BD2" w:rsidRDefault="00FC6C4E">
            <w:pPr>
              <w:pStyle w:val="Compact"/>
            </w:pPr>
            <w:r>
              <w:t>Create Date</w:t>
            </w:r>
          </w:p>
        </w:tc>
        <w:tc>
          <w:tcPr>
            <w:tcW w:w="0" w:type="auto"/>
          </w:tcPr>
          <w:p w14:paraId="2166A4E6" w14:textId="77777777" w:rsidR="006C5BD2" w:rsidRDefault="00FC6C4E">
            <w:pPr>
              <w:pStyle w:val="Compact"/>
            </w:pPr>
            <w:r>
              <w:t>case.create_ts</w:t>
            </w:r>
          </w:p>
        </w:tc>
        <w:tc>
          <w:tcPr>
            <w:tcW w:w="0" w:type="auto"/>
          </w:tcPr>
          <w:p w14:paraId="2166A4E7" w14:textId="77777777" w:rsidR="006C5BD2" w:rsidRDefault="00FC6C4E">
            <w:pPr>
              <w:pStyle w:val="Compact"/>
            </w:pPr>
            <w:r>
              <w:t>Tarih</w:t>
            </w:r>
          </w:p>
        </w:tc>
        <w:tc>
          <w:tcPr>
            <w:tcW w:w="0" w:type="auto"/>
          </w:tcPr>
          <w:p w14:paraId="2166A4E8" w14:textId="77777777" w:rsidR="006C5BD2" w:rsidRDefault="00FC6C4E">
            <w:pPr>
              <w:pStyle w:val="Compact"/>
            </w:pPr>
            <w:r>
              <w:t>GG.AA.YYYY formatında.</w:t>
            </w:r>
          </w:p>
        </w:tc>
      </w:tr>
      <w:tr w:rsidR="006C5BD2" w14:paraId="2166A4EE" w14:textId="77777777">
        <w:tc>
          <w:tcPr>
            <w:tcW w:w="0" w:type="auto"/>
          </w:tcPr>
          <w:p w14:paraId="2166A4EA" w14:textId="77777777" w:rsidR="006C5BD2" w:rsidRDefault="00FC6C4E">
            <w:pPr>
              <w:pStyle w:val="Compact"/>
            </w:pPr>
            <w:r>
              <w:t>Update User</w:t>
            </w:r>
          </w:p>
        </w:tc>
        <w:tc>
          <w:tcPr>
            <w:tcW w:w="0" w:type="auto"/>
          </w:tcPr>
          <w:p w14:paraId="2166A4EB" w14:textId="77777777" w:rsidR="006C5BD2" w:rsidRDefault="00FC6C4E">
            <w:pPr>
              <w:pStyle w:val="Compact"/>
            </w:pPr>
            <w:r>
              <w:t>case.updated_by → user.name</w:t>
            </w:r>
          </w:p>
        </w:tc>
        <w:tc>
          <w:tcPr>
            <w:tcW w:w="0" w:type="auto"/>
          </w:tcPr>
          <w:p w14:paraId="2166A4EC" w14:textId="77777777" w:rsidR="006C5BD2" w:rsidRDefault="00FC6C4E">
            <w:pPr>
              <w:pStyle w:val="Compact"/>
            </w:pPr>
            <w:r>
              <w:t>Metin</w:t>
            </w:r>
          </w:p>
        </w:tc>
        <w:tc>
          <w:tcPr>
            <w:tcW w:w="0" w:type="auto"/>
          </w:tcPr>
          <w:p w14:paraId="2166A4ED" w14:textId="77777777" w:rsidR="006C5BD2" w:rsidRDefault="00FC6C4E">
            <w:pPr>
              <w:pStyle w:val="Compact"/>
            </w:pPr>
            <w:r>
              <w:t>Vakayı son güncelleyen kullanıcı.</w:t>
            </w:r>
          </w:p>
        </w:tc>
      </w:tr>
      <w:tr w:rsidR="006C5BD2" w14:paraId="2166A4F3" w14:textId="77777777">
        <w:tc>
          <w:tcPr>
            <w:tcW w:w="0" w:type="auto"/>
          </w:tcPr>
          <w:p w14:paraId="2166A4EF" w14:textId="77777777" w:rsidR="006C5BD2" w:rsidRDefault="00FC6C4E">
            <w:pPr>
              <w:pStyle w:val="Compact"/>
            </w:pPr>
            <w:r>
              <w:t>Update Date</w:t>
            </w:r>
          </w:p>
        </w:tc>
        <w:tc>
          <w:tcPr>
            <w:tcW w:w="0" w:type="auto"/>
          </w:tcPr>
          <w:p w14:paraId="2166A4F0" w14:textId="77777777" w:rsidR="006C5BD2" w:rsidRDefault="00FC6C4E">
            <w:pPr>
              <w:pStyle w:val="Compact"/>
            </w:pPr>
            <w:r>
              <w:t>case.update_ts</w:t>
            </w:r>
          </w:p>
        </w:tc>
        <w:tc>
          <w:tcPr>
            <w:tcW w:w="0" w:type="auto"/>
          </w:tcPr>
          <w:p w14:paraId="2166A4F1" w14:textId="77777777" w:rsidR="006C5BD2" w:rsidRDefault="00FC6C4E">
            <w:pPr>
              <w:pStyle w:val="Compact"/>
            </w:pPr>
            <w:r>
              <w:t>Tarih</w:t>
            </w:r>
          </w:p>
        </w:tc>
        <w:tc>
          <w:tcPr>
            <w:tcW w:w="0" w:type="auto"/>
          </w:tcPr>
          <w:p w14:paraId="2166A4F2" w14:textId="77777777" w:rsidR="006C5BD2" w:rsidRDefault="00FC6C4E">
            <w:pPr>
              <w:pStyle w:val="Compact"/>
            </w:pPr>
            <w:r>
              <w:t>Son güncelleme tarihi.</w:t>
            </w:r>
          </w:p>
        </w:tc>
      </w:tr>
      <w:tr w:rsidR="006C5BD2" w14:paraId="2166A4F8" w14:textId="77777777">
        <w:tc>
          <w:tcPr>
            <w:tcW w:w="0" w:type="auto"/>
          </w:tcPr>
          <w:p w14:paraId="2166A4F4" w14:textId="77777777" w:rsidR="006C5BD2" w:rsidRDefault="00FC6C4E">
            <w:pPr>
              <w:pStyle w:val="Compact"/>
            </w:pPr>
            <w:r>
              <w:t>Total Amount</w:t>
            </w:r>
          </w:p>
        </w:tc>
        <w:tc>
          <w:tcPr>
            <w:tcW w:w="0" w:type="auto"/>
          </w:tcPr>
          <w:p w14:paraId="2166A4F5" w14:textId="77777777" w:rsidR="006C5BD2" w:rsidRDefault="00FC6C4E">
            <w:pPr>
              <w:pStyle w:val="Compact"/>
            </w:pPr>
            <w:r>
              <w:t>SUM(tran_marking.fraud_amount)</w:t>
            </w:r>
          </w:p>
        </w:tc>
        <w:tc>
          <w:tcPr>
            <w:tcW w:w="0" w:type="auto"/>
          </w:tcPr>
          <w:p w14:paraId="2166A4F6" w14:textId="77777777" w:rsidR="006C5BD2" w:rsidRDefault="00FC6C4E">
            <w:pPr>
              <w:pStyle w:val="Compact"/>
            </w:pPr>
            <w:r>
              <w:t>Para / Tutar</w:t>
            </w:r>
          </w:p>
        </w:tc>
        <w:tc>
          <w:tcPr>
            <w:tcW w:w="0" w:type="auto"/>
          </w:tcPr>
          <w:p w14:paraId="2166A4F7" w14:textId="77777777" w:rsidR="006C5BD2" w:rsidRDefault="00FC6C4E">
            <w:pPr>
              <w:pStyle w:val="Compact"/>
            </w:pPr>
            <w:r>
              <w:t>Vakaya bağlı işaretlenmiş işlemlerin toplam fraud tutarı. Para birimi sembolü ile gösterilir. USD/EUR/TRY desteği. İşaretlenmiş işlem yoksa: gösterilir.</w:t>
            </w:r>
          </w:p>
        </w:tc>
      </w:tr>
      <w:tr w:rsidR="006C5BD2" w14:paraId="2166A4FD" w14:textId="77777777">
        <w:tc>
          <w:tcPr>
            <w:tcW w:w="0" w:type="auto"/>
          </w:tcPr>
          <w:p w14:paraId="2166A4F9" w14:textId="77777777" w:rsidR="006C5BD2" w:rsidRDefault="00FC6C4E">
            <w:pPr>
              <w:pStyle w:val="Compact"/>
            </w:pPr>
            <w:r>
              <w:t>Actions</w:t>
            </w:r>
          </w:p>
        </w:tc>
        <w:tc>
          <w:tcPr>
            <w:tcW w:w="0" w:type="auto"/>
          </w:tcPr>
          <w:p w14:paraId="2166A4FA" w14:textId="77777777" w:rsidR="006C5BD2" w:rsidRDefault="00FC6C4E">
            <w:pPr>
              <w:pStyle w:val="Compact"/>
            </w:pPr>
            <w:r>
              <w:t>—</w:t>
            </w:r>
          </w:p>
        </w:tc>
        <w:tc>
          <w:tcPr>
            <w:tcW w:w="0" w:type="auto"/>
          </w:tcPr>
          <w:p w14:paraId="2166A4FB" w14:textId="77777777" w:rsidR="006C5BD2" w:rsidRDefault="00FC6C4E">
            <w:pPr>
              <w:pStyle w:val="Compact"/>
            </w:pPr>
            <w:r>
              <w:t>Menü (⋮)</w:t>
            </w:r>
          </w:p>
        </w:tc>
        <w:tc>
          <w:tcPr>
            <w:tcW w:w="0" w:type="auto"/>
          </w:tcPr>
          <w:p w14:paraId="2166A4FC" w14:textId="5A63895D" w:rsidR="006C5BD2" w:rsidRDefault="00FC6C4E">
            <w:pPr>
              <w:pStyle w:val="Compact"/>
            </w:pPr>
            <w:r>
              <w:t>Üç nokta menüsü. İçerik: Open Drawer, See Details, Edit Case, Delete Case).</w:t>
            </w:r>
          </w:p>
        </w:tc>
      </w:tr>
    </w:tbl>
    <w:p w14:paraId="2166A4FE" w14:textId="77777777" w:rsidR="006C5BD2" w:rsidRDefault="00FC6C4E">
      <w:pPr>
        <w:pStyle w:val="Balk3"/>
      </w:pPr>
      <w:bookmarkStart w:id="31" w:name="arama-ve-filtre"/>
      <w:bookmarkEnd w:id="30"/>
      <w:r>
        <w:t>Arama ve Filtre</w:t>
      </w:r>
    </w:p>
    <w:p w14:paraId="6C5DF7B8" w14:textId="77777777" w:rsidR="004C3A0B" w:rsidRPr="004C3A0B" w:rsidRDefault="004C3A0B" w:rsidP="004C3A0B">
      <w:pPr>
        <w:pStyle w:val="GvdeMetni"/>
      </w:pPr>
    </w:p>
    <w:p w14:paraId="2166A4FF" w14:textId="77777777" w:rsidR="006C5BD2" w:rsidRDefault="00FC6C4E">
      <w:pPr>
        <w:numPr>
          <w:ilvl w:val="0"/>
          <w:numId w:val="20"/>
        </w:numPr>
      </w:pPr>
      <w:r>
        <w:t>Üst arama çubuğu: Case Name, Case ID veya kullanıcı adına göre anlık arama (min 2 karakter).</w:t>
      </w:r>
    </w:p>
    <w:p w14:paraId="2166A500" w14:textId="063AC37D" w:rsidR="006C5BD2" w:rsidRDefault="00FC6C4E">
      <w:pPr>
        <w:numPr>
          <w:ilvl w:val="0"/>
          <w:numId w:val="20"/>
        </w:numPr>
      </w:pPr>
      <w:r>
        <w:t>Filter butonu: Yan panel açar. İçerik: Date From (tarih seçici), Date To (tarih seçici), Status (dropdown: Open/Closed/Pending Closure/</w:t>
      </w:r>
      <w:r w:rsidR="004C3A0B">
        <w:t>Deleted</w:t>
      </w:r>
      <w:r>
        <w:t xml:space="preserve">). Varsayılan filtre </w:t>
      </w:r>
      <w:r w:rsidR="004C3A0B">
        <w:t xml:space="preserve">Deleted </w:t>
      </w:r>
      <w:r>
        <w:t xml:space="preserve"> hariç tüm statüleri gösterir.</w:t>
      </w:r>
    </w:p>
    <w:p w14:paraId="2166A501" w14:textId="77777777" w:rsidR="006C5BD2" w:rsidRDefault="00FC6C4E">
      <w:pPr>
        <w:numPr>
          <w:ilvl w:val="0"/>
          <w:numId w:val="20"/>
        </w:numPr>
      </w:pPr>
      <w:r>
        <w:t>Export butonu: Listedeki tüm vakalar Excel (.xlsx) olarak indirilir. Aktif filtreler export'a yansır.</w:t>
      </w:r>
    </w:p>
    <w:p w14:paraId="2166A502" w14:textId="77777777" w:rsidR="006C5BD2" w:rsidRDefault="00FC6C4E">
      <w:pPr>
        <w:numPr>
          <w:ilvl w:val="0"/>
          <w:numId w:val="20"/>
        </w:numPr>
      </w:pPr>
      <w:r>
        <w:lastRenderedPageBreak/>
        <w:t>Sayfa başına satır: 10 (varsayılan), dropdown ile 25/50 seçilebilir. Sayfalama (pagination) kontrolleri sağ altta.</w:t>
      </w:r>
    </w:p>
    <w:p w14:paraId="2166A503" w14:textId="77777777" w:rsidR="006C5BD2" w:rsidRDefault="00FC6C4E">
      <w:pPr>
        <w:pStyle w:val="Balk3"/>
      </w:pPr>
      <w:bookmarkStart w:id="32" w:name="vaka-atama-süreci-case-listesinden"/>
      <w:bookmarkEnd w:id="31"/>
      <w:r>
        <w:t>Vaka Atama Süreci (Case Listesinden)</w:t>
      </w:r>
    </w:p>
    <w:p w14:paraId="2166A504" w14:textId="77777777" w:rsidR="006C5BD2" w:rsidRDefault="00FC6C4E">
      <w:pPr>
        <w:pStyle w:val="FirstParagraph"/>
      </w:pPr>
      <w:r>
        <w:t>Notlarda belirtildiği üzere, vakalar listeye unassigned (atanmamış) olarak düşer ve atama işlemi doğrudan liste üzerinden yapılabilir:</w:t>
      </w:r>
    </w:p>
    <w:p w14:paraId="2166A505" w14:textId="77777777" w:rsidR="006C5BD2" w:rsidRDefault="00FC6C4E">
      <w:pPr>
        <w:numPr>
          <w:ilvl w:val="0"/>
          <w:numId w:val="21"/>
        </w:numPr>
      </w:pPr>
      <w:r>
        <w:t>Yalnızca Yönetici rolündeki kullanıcılar atama yapabilir. Actions menüsünden veya satıra tıklanarak açılan detay panelinden "Ata" seçilir.</w:t>
      </w:r>
    </w:p>
    <w:p w14:paraId="2166A506" w14:textId="77777777" w:rsidR="006C5BD2" w:rsidRDefault="00FC6C4E">
      <w:pPr>
        <w:numPr>
          <w:ilvl w:val="0"/>
          <w:numId w:val="21"/>
        </w:numPr>
      </w:pPr>
      <w:r>
        <w:t>Dropdown menüsü açılır; sistemdeki tüm aktif kullanıcılar listelenir (ad ve rol bilgisiyle).</w:t>
      </w:r>
    </w:p>
    <w:p w14:paraId="2166A507" w14:textId="77777777" w:rsidR="006C5BD2" w:rsidRDefault="00FC6C4E">
      <w:pPr>
        <w:numPr>
          <w:ilvl w:val="0"/>
          <w:numId w:val="21"/>
        </w:numPr>
      </w:pPr>
      <w:r>
        <w:t>Bir kullanıcı seçilip onaylandığında case.owner_user_id güncellenir.</w:t>
      </w:r>
    </w:p>
    <w:p w14:paraId="2166A508" w14:textId="77777777" w:rsidR="006C5BD2" w:rsidRDefault="00FC6C4E">
      <w:pPr>
        <w:numPr>
          <w:ilvl w:val="0"/>
          <w:numId w:val="21"/>
        </w:numPr>
      </w:pPr>
      <w:r>
        <w:t>Yetki: Atama işlemi yalnızca Yönetici rolüne aittir. Analistler ve İnceleyiciler atama yapamaz; yalnızca kendi vakalarını görebilir ve düzenleyebilir.</w:t>
      </w:r>
    </w:p>
    <w:p w14:paraId="2166A509" w14:textId="77777777" w:rsidR="006C5BD2" w:rsidRDefault="00FC6C4E">
      <w:pPr>
        <w:numPr>
          <w:ilvl w:val="0"/>
          <w:numId w:val="21"/>
        </w:numPr>
      </w:pPr>
      <w:r>
        <w:t>Atama işlemi User_Activity tablosuna kaydedilir.</w:t>
      </w:r>
    </w:p>
    <w:p w14:paraId="2166A50A" w14:textId="77777777" w:rsidR="006C5BD2" w:rsidRDefault="00FC6C4E">
      <w:pPr>
        <w:pStyle w:val="Balk3"/>
      </w:pPr>
      <w:bookmarkStart w:id="33" w:name="actions-menüsü-detayı"/>
      <w:bookmarkEnd w:id="32"/>
      <w:r>
        <w:t>Actions Menüsü Detayı</w:t>
      </w:r>
    </w:p>
    <w:p w14:paraId="2166A50B" w14:textId="77777777" w:rsidR="006C5BD2" w:rsidRDefault="00FC6C4E">
      <w:pPr>
        <w:numPr>
          <w:ilvl w:val="0"/>
          <w:numId w:val="22"/>
        </w:numPr>
      </w:pPr>
      <w:r>
        <w:t>Open Drawer: Sağ yan panel (drawer) açılır. Vaka özeti görüntülenir.</w:t>
      </w:r>
    </w:p>
    <w:p w14:paraId="2166A50C" w14:textId="77777777" w:rsidR="006C5BD2" w:rsidRDefault="00FC6C4E">
      <w:pPr>
        <w:numPr>
          <w:ilvl w:val="0"/>
          <w:numId w:val="22"/>
        </w:numPr>
      </w:pPr>
      <w:r>
        <w:t>See Details: Vaka Detay sayfasına yönlendirme yapar.</w:t>
      </w:r>
    </w:p>
    <w:p w14:paraId="2166A50D" w14:textId="77777777" w:rsidR="006C5BD2" w:rsidRDefault="00FC6C4E">
      <w:pPr>
        <w:numPr>
          <w:ilvl w:val="0"/>
          <w:numId w:val="22"/>
        </w:numPr>
      </w:pPr>
      <w:r>
        <w:t>Edit Case: Vaka Adı, Alan, Önem Derecesi düzenlenebilir hale gelir.</w:t>
      </w:r>
    </w:p>
    <w:p w14:paraId="2166A50E" w14:textId="53E1A405" w:rsidR="006C5BD2" w:rsidRDefault="00807F98">
      <w:pPr>
        <w:numPr>
          <w:ilvl w:val="0"/>
          <w:numId w:val="22"/>
        </w:numPr>
      </w:pPr>
      <w:r>
        <w:t>Delete</w:t>
      </w:r>
      <w:r w:rsidR="00FC6C4E">
        <w:t xml:space="preserve"> Case: </w:t>
      </w:r>
      <w:r>
        <w:rPr>
          <w:b/>
          <w:bCs/>
        </w:rPr>
        <w:t>Kapalı veya Onay Bekliyor</w:t>
      </w:r>
      <w:r w:rsidR="00FC6C4E">
        <w:t xml:space="preserve"> statüsündeki vakalar </w:t>
      </w:r>
      <w:r w:rsidR="00074834">
        <w:t>silinemez</w:t>
      </w:r>
      <w:r w:rsidR="00FC6C4E">
        <w:t xml:space="preserve">. Açık statüsündeki vakalar </w:t>
      </w:r>
      <w:r w:rsidR="00074834">
        <w:t>silinebilir</w:t>
      </w:r>
      <w:r w:rsidR="00FC6C4E">
        <w:t xml:space="preserve">; buton bu durumlarda </w:t>
      </w:r>
      <w:r w:rsidR="00074834">
        <w:t>aktif</w:t>
      </w:r>
      <w:r w:rsidR="00FC6C4E">
        <w:t xml:space="preserve"> gösterilir. Tıklandığında “Bu vakayı </w:t>
      </w:r>
      <w:r w:rsidR="00074834">
        <w:t>silmek</w:t>
      </w:r>
      <w:r w:rsidR="00FC6C4E">
        <w:t xml:space="preserve"> istediğinize emin misiniz?” onay modali açılır. </w:t>
      </w:r>
      <w:r w:rsidR="00074834">
        <w:t>Silme</w:t>
      </w:r>
      <w:r w:rsidR="00FC6C4E">
        <w:t xml:space="preserve"> işlemi </w:t>
      </w:r>
      <w:r w:rsidR="00FC6C4E">
        <w:rPr>
          <w:b/>
          <w:bCs/>
        </w:rPr>
        <w:t>her zaman Maker-Checker sürecine tabidir</w:t>
      </w:r>
      <w:r w:rsidR="00FC6C4E">
        <w:t xml:space="preserve"> (sistem ayarından bağımsız olarak zorunludur). Silme işlemi her zaman Maker-Checker sürecine tabidir (sistem ayarından bağımsız). Silme yetkisi ayrı bir yetki kalemi olarak tanımlanır ve çok nadir atanır. Silme işleminin denetim izi (audit trail) korunur.</w:t>
      </w:r>
    </w:p>
    <w:p w14:paraId="2166A50F" w14:textId="77777777" w:rsidR="006C5BD2" w:rsidRDefault="00FC6C4E">
      <w:pPr>
        <w:numPr>
          <w:ilvl w:val="0"/>
          <w:numId w:val="22"/>
        </w:numPr>
      </w:pPr>
      <w:r>
        <w:t>Vaka İlişkilendir: Başka bir vakayı bu vakayla ilişkilendirme modali açılır. İlişki türü seçilir: Parent-Child (hiyerarşik) veya Sibling (kardeş/eş düzey). Hedef vaka arama kutusundan Case ID veya Case Name ile aranır.</w:t>
      </w:r>
    </w:p>
    <w:p w14:paraId="2166A510" w14:textId="77777777" w:rsidR="006C5BD2" w:rsidRDefault="00FC6C4E">
      <w:pPr>
        <w:pStyle w:val="Balk3"/>
      </w:pPr>
      <w:bookmarkStart w:id="34" w:name="vaka-arama-case-search"/>
      <w:bookmarkEnd w:id="33"/>
      <w:r>
        <w:t>Vaka Arama (Case Search)</w:t>
      </w:r>
    </w:p>
    <w:p w14:paraId="2166A511" w14:textId="77777777" w:rsidR="006C5BD2" w:rsidRDefault="00FC6C4E">
      <w:pPr>
        <w:pStyle w:val="FirstParagraph"/>
      </w:pPr>
      <w:r>
        <w:t>Vaka Listesi ekranında üst arama çubuğu, hızlı ve kapsamlı vaka arama imkânı sunar:</w:t>
      </w:r>
    </w:p>
    <w:p w14:paraId="2166A512" w14:textId="77777777" w:rsidR="006C5BD2" w:rsidRDefault="00FC6C4E">
      <w:pPr>
        <w:numPr>
          <w:ilvl w:val="0"/>
          <w:numId w:val="23"/>
        </w:numPr>
      </w:pPr>
      <w:r>
        <w:t>Case ID, Case Name veya kullanıcı adına göre anlık arama (min 2 karakter, debounce ile).</w:t>
      </w:r>
    </w:p>
    <w:p w14:paraId="2166A513" w14:textId="77777777" w:rsidR="006C5BD2" w:rsidRDefault="00FC6C4E">
      <w:pPr>
        <w:numPr>
          <w:ilvl w:val="0"/>
          <w:numId w:val="23"/>
        </w:numPr>
      </w:pPr>
      <w:r>
        <w:t>Filter paneli: Status, Tarih aralığı, Önem derecesi, Atanan kullanıcı ve Alan (Domain) filtrelerine göre sonuçlar daraltılır.</w:t>
      </w:r>
    </w:p>
    <w:p w14:paraId="2166A514" w14:textId="77777777" w:rsidR="006C5BD2" w:rsidRDefault="00FC6C4E">
      <w:pPr>
        <w:numPr>
          <w:ilvl w:val="0"/>
          <w:numId w:val="23"/>
        </w:numPr>
      </w:pPr>
      <w:r>
        <w:lastRenderedPageBreak/>
        <w:t>Arama sonuçları tabloda anlık olarak güncellenir. Export butonu aktif filtrelerle uyumlu çalışır.</w:t>
      </w:r>
    </w:p>
    <w:p w14:paraId="2166A515" w14:textId="77777777" w:rsidR="006C5BD2" w:rsidRDefault="00FC6C4E">
      <w:pPr>
        <w:pStyle w:val="Balk3"/>
      </w:pPr>
      <w:bookmarkStart w:id="35" w:name="vaka-ilişkilendirme-case-linking"/>
      <w:bookmarkEnd w:id="34"/>
      <w:r>
        <w:t>Vaka İlişkilendirme (Case Linking)</w:t>
      </w:r>
    </w:p>
    <w:p w14:paraId="2166A516" w14:textId="77777777" w:rsidR="006C5BD2" w:rsidRDefault="00FC6C4E">
      <w:pPr>
        <w:pStyle w:val="FirstParagraph"/>
      </w:pPr>
      <w:r>
        <w:t>Vaka Listesi ve Vaka Detay ekranlarından vakalar arası ilişki kurulabilir. İki tür ilişki desteklenir:</w:t>
      </w:r>
    </w:p>
    <w:p w14:paraId="2166A517" w14:textId="77777777" w:rsidR="006C5BD2" w:rsidRDefault="00FC6C4E">
      <w:pPr>
        <w:numPr>
          <w:ilvl w:val="0"/>
          <w:numId w:val="24"/>
        </w:numPr>
      </w:pPr>
      <w:r>
        <w:rPr>
          <w:b/>
          <w:bCs/>
        </w:rPr>
        <w:t>Parent-Child (Hiyerarşik):</w:t>
      </w:r>
      <w:r>
        <w:t xml:space="preserve"> Bir vaka başka bir vakanın altına yerleştirilir. Parent case üst çatı, child case alt bileşendir. Örn. geniş dolandırıcılık operasonunda parent case şebekeyi, child case’ler farklı şubelerdeki vakaları temsil eder. Bir child yalnızca bir parent’a bağlanabilir.</w:t>
      </w:r>
    </w:p>
    <w:p w14:paraId="2166A518" w14:textId="77777777" w:rsidR="006C5BD2" w:rsidRDefault="00FC6C4E">
      <w:pPr>
        <w:numPr>
          <w:ilvl w:val="0"/>
          <w:numId w:val="24"/>
        </w:numPr>
      </w:pPr>
      <w:r>
        <w:rPr>
          <w:b/>
          <w:bCs/>
        </w:rPr>
        <w:t>Sibling (Kardeş/Eş Düzey):</w:t>
      </w:r>
      <w:r>
        <w:t xml:space="preserve"> İki vaka hiyerarşik olmadan birbirine bağlanır. Örn. aynı müşteriye ait farklı kanallardaki şüpheli işlemler ilgili (related) olarak işaretlenir. Sibling ilişkisi çift yönlüdür (A–B bağlandığında B–A da otomatik oluşur).</w:t>
      </w:r>
    </w:p>
    <w:p w14:paraId="2166A519" w14:textId="77777777" w:rsidR="006C5BD2" w:rsidRDefault="00FC6C4E">
      <w:pPr>
        <w:pStyle w:val="FirstParagraph"/>
      </w:pPr>
      <w:r>
        <w:rPr>
          <w:b/>
          <w:bCs/>
        </w:rPr>
        <w:t>İlişkilendirme Süreci:</w:t>
      </w:r>
    </w:p>
    <w:p w14:paraId="2166A51A" w14:textId="77777777" w:rsidR="006C5BD2" w:rsidRDefault="00FC6C4E">
      <w:pPr>
        <w:numPr>
          <w:ilvl w:val="0"/>
          <w:numId w:val="25"/>
        </w:numPr>
      </w:pPr>
      <w:r>
        <w:t>Analist, Actions menüsünden "Vaka İlişkilendir" seçer veya Vaka Detay ekranındaki "İlişkili Vakalar" sekmesinden "+ İlişki Ekle" butonuna tıklar.</w:t>
      </w:r>
    </w:p>
    <w:p w14:paraId="2166A51B" w14:textId="77777777" w:rsidR="006C5BD2" w:rsidRDefault="00FC6C4E">
      <w:pPr>
        <w:numPr>
          <w:ilvl w:val="0"/>
          <w:numId w:val="25"/>
        </w:numPr>
      </w:pPr>
      <w:r>
        <w:t>Modal açılır: İlişki Türü (Parent-Child / Sibling) seçilir, hedef vaka Case ID veya Case Name ile aranır.</w:t>
      </w:r>
    </w:p>
    <w:p w14:paraId="2166A51C" w14:textId="77777777" w:rsidR="006C5BD2" w:rsidRDefault="00FC6C4E">
      <w:pPr>
        <w:numPr>
          <w:ilvl w:val="0"/>
          <w:numId w:val="25"/>
        </w:numPr>
      </w:pPr>
      <w:r>
        <w:t>Parent-Child seçildiğinde yön belirtilir: "Bu vakayı child olarak ekle" veya "Bu vakayı parent olarak ata".</w:t>
      </w:r>
    </w:p>
    <w:p w14:paraId="2166A51D" w14:textId="77777777" w:rsidR="006C5BD2" w:rsidRDefault="00FC6C4E">
      <w:pPr>
        <w:numPr>
          <w:ilvl w:val="0"/>
          <w:numId w:val="25"/>
        </w:numPr>
      </w:pPr>
      <w:r>
        <w:t>İlişki oluşturulur ve her iki vakanın "İlişkili Vakalar" sekmesinde görünür hale gelir.</w:t>
      </w:r>
    </w:p>
    <w:p w14:paraId="2166A51E" w14:textId="77777777" w:rsidR="006C5BD2" w:rsidRDefault="00FC6C4E">
      <w:pPr>
        <w:pStyle w:val="Balk2"/>
      </w:pPr>
      <w:bookmarkStart w:id="36" w:name="vaka-detayı-case-details-ekranı"/>
      <w:bookmarkEnd w:id="28"/>
      <w:bookmarkEnd w:id="35"/>
      <w:r>
        <w:t>4.6 Vaka Detayı (Case Details) Ekranı</w:t>
      </w:r>
    </w:p>
    <w:p w14:paraId="2166A51F" w14:textId="77777777" w:rsidR="006C5BD2" w:rsidRDefault="00FC6C4E">
      <w:pPr>
        <w:pStyle w:val="FirstParagraph"/>
      </w:pPr>
      <w:r>
        <w:t>Analistin tüm soruşturma çalışmasını yürüttüğü ana çalışma alanıdır. Hem ayrı bir tam sayfa hem de liste üzerinden açılan yan panel (drawer) olarak tasarlanabilir.</w:t>
      </w:r>
    </w:p>
    <w:p w14:paraId="2166A520" w14:textId="77777777" w:rsidR="006C5BD2" w:rsidRDefault="00FC6C4E">
      <w:pPr>
        <w:pStyle w:val="Balk3"/>
      </w:pPr>
      <w:bookmarkStart w:id="37" w:name="başlık-alanı-case-header"/>
      <w:r>
        <w:t>Başlık Alanı (Case Header)</w:t>
      </w:r>
    </w:p>
    <w:tbl>
      <w:tblPr>
        <w:tblStyle w:val="Table"/>
        <w:tblW w:w="4870" w:type="pct"/>
        <w:tblLook w:val="0020" w:firstRow="1" w:lastRow="0" w:firstColumn="0" w:lastColumn="0" w:noHBand="0" w:noVBand="0"/>
      </w:tblPr>
      <w:tblGrid>
        <w:gridCol w:w="1152"/>
        <w:gridCol w:w="2252"/>
        <w:gridCol w:w="5757"/>
      </w:tblGrid>
      <w:tr w:rsidR="006C5BD2" w14:paraId="2166A52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21" w14:textId="77777777" w:rsidR="006C5BD2" w:rsidRDefault="00FC6C4E">
            <w:pPr>
              <w:pStyle w:val="Compact"/>
            </w:pPr>
            <w:r>
              <w:rPr>
                <w:b/>
                <w:bCs/>
              </w:rPr>
              <w:t>Alan</w:t>
            </w:r>
          </w:p>
        </w:tc>
        <w:tc>
          <w:tcPr>
            <w:tcW w:w="0" w:type="auto"/>
          </w:tcPr>
          <w:p w14:paraId="2166A522" w14:textId="77777777" w:rsidR="006C5BD2" w:rsidRDefault="00FC6C4E">
            <w:pPr>
              <w:pStyle w:val="Compact"/>
            </w:pPr>
            <w:r>
              <w:rPr>
                <w:b/>
                <w:bCs/>
              </w:rPr>
              <w:t>Kaynak</w:t>
            </w:r>
          </w:p>
        </w:tc>
        <w:tc>
          <w:tcPr>
            <w:tcW w:w="0" w:type="auto"/>
          </w:tcPr>
          <w:p w14:paraId="2166A523" w14:textId="77777777" w:rsidR="006C5BD2" w:rsidRDefault="00FC6C4E">
            <w:pPr>
              <w:pStyle w:val="Compact"/>
            </w:pPr>
            <w:r>
              <w:rPr>
                <w:b/>
                <w:bCs/>
              </w:rPr>
              <w:t>Açıklama</w:t>
            </w:r>
          </w:p>
        </w:tc>
      </w:tr>
      <w:tr w:rsidR="006C5BD2" w14:paraId="2166A528" w14:textId="77777777">
        <w:tc>
          <w:tcPr>
            <w:tcW w:w="0" w:type="auto"/>
          </w:tcPr>
          <w:p w14:paraId="2166A525" w14:textId="77777777" w:rsidR="006C5BD2" w:rsidRDefault="00FC6C4E">
            <w:pPr>
              <w:pStyle w:val="Compact"/>
            </w:pPr>
            <w:r>
              <w:t>Vaka İkonu + Adı</w:t>
            </w:r>
          </w:p>
        </w:tc>
        <w:tc>
          <w:tcPr>
            <w:tcW w:w="0" w:type="auto"/>
          </w:tcPr>
          <w:p w14:paraId="2166A526" w14:textId="77777777" w:rsidR="006C5BD2" w:rsidRDefault="00FC6C4E">
            <w:pPr>
              <w:pStyle w:val="Compact"/>
            </w:pPr>
            <w:r>
              <w:t>case.name</w:t>
            </w:r>
          </w:p>
        </w:tc>
        <w:tc>
          <w:tcPr>
            <w:tcW w:w="0" w:type="auto"/>
          </w:tcPr>
          <w:p w14:paraId="2166A527" w14:textId="77777777" w:rsidR="006C5BD2" w:rsidRDefault="00FC6C4E">
            <w:pPr>
              <w:pStyle w:val="Compact"/>
            </w:pPr>
            <w:r>
              <w:t>Büyük font. Vaka adı ve önem derecesi rozeti birlikte gösterilir.</w:t>
            </w:r>
          </w:p>
        </w:tc>
      </w:tr>
      <w:tr w:rsidR="006C5BD2" w14:paraId="2166A52C" w14:textId="77777777">
        <w:tc>
          <w:tcPr>
            <w:tcW w:w="0" w:type="auto"/>
          </w:tcPr>
          <w:p w14:paraId="2166A529" w14:textId="77777777" w:rsidR="006C5BD2" w:rsidRDefault="00FC6C4E">
            <w:pPr>
              <w:pStyle w:val="Compact"/>
            </w:pPr>
            <w:r>
              <w:t>Durum Rozeti</w:t>
            </w:r>
          </w:p>
        </w:tc>
        <w:tc>
          <w:tcPr>
            <w:tcW w:w="0" w:type="auto"/>
          </w:tcPr>
          <w:p w14:paraId="2166A52A" w14:textId="77777777" w:rsidR="006C5BD2" w:rsidRDefault="00FC6C4E">
            <w:pPr>
              <w:pStyle w:val="Compact"/>
            </w:pPr>
            <w:r>
              <w:t>case.status</w:t>
            </w:r>
          </w:p>
        </w:tc>
        <w:tc>
          <w:tcPr>
            <w:tcW w:w="0" w:type="auto"/>
          </w:tcPr>
          <w:p w14:paraId="2166A52B" w14:textId="77777777" w:rsidR="006C5BD2" w:rsidRDefault="00FC6C4E">
            <w:pPr>
              <w:pStyle w:val="Compact"/>
            </w:pPr>
            <w:r>
              <w:t>Renk kodlu: Open (mavi), Closed (yeşil), Pending Closure (turuncu), Archived (gri).</w:t>
            </w:r>
          </w:p>
        </w:tc>
      </w:tr>
      <w:tr w:rsidR="006C5BD2" w14:paraId="2166A530" w14:textId="77777777">
        <w:tc>
          <w:tcPr>
            <w:tcW w:w="0" w:type="auto"/>
          </w:tcPr>
          <w:p w14:paraId="2166A52D" w14:textId="77777777" w:rsidR="006C5BD2" w:rsidRDefault="00FC6C4E">
            <w:pPr>
              <w:pStyle w:val="Compact"/>
            </w:pPr>
            <w:r>
              <w:t>Case ID</w:t>
            </w:r>
          </w:p>
        </w:tc>
        <w:tc>
          <w:tcPr>
            <w:tcW w:w="0" w:type="auto"/>
          </w:tcPr>
          <w:p w14:paraId="2166A52E" w14:textId="77777777" w:rsidR="006C5BD2" w:rsidRDefault="00FC6C4E">
            <w:pPr>
              <w:pStyle w:val="Compact"/>
            </w:pPr>
            <w:r>
              <w:t>case.id</w:t>
            </w:r>
          </w:p>
        </w:tc>
        <w:tc>
          <w:tcPr>
            <w:tcW w:w="0" w:type="auto"/>
          </w:tcPr>
          <w:p w14:paraId="2166A52F" w14:textId="77777777" w:rsidR="006C5BD2" w:rsidRDefault="00FC6C4E">
            <w:pPr>
              <w:pStyle w:val="Compact"/>
            </w:pPr>
            <w:r>
              <w:t>Salt okunur.</w:t>
            </w:r>
          </w:p>
        </w:tc>
      </w:tr>
      <w:tr w:rsidR="006C5BD2" w14:paraId="2166A534" w14:textId="77777777">
        <w:tc>
          <w:tcPr>
            <w:tcW w:w="0" w:type="auto"/>
          </w:tcPr>
          <w:p w14:paraId="2166A531" w14:textId="77777777" w:rsidR="006C5BD2" w:rsidRDefault="00FC6C4E">
            <w:pPr>
              <w:pStyle w:val="Compact"/>
            </w:pPr>
            <w:r>
              <w:t>Case Name</w:t>
            </w:r>
          </w:p>
        </w:tc>
        <w:tc>
          <w:tcPr>
            <w:tcW w:w="0" w:type="auto"/>
          </w:tcPr>
          <w:p w14:paraId="2166A532" w14:textId="77777777" w:rsidR="006C5BD2" w:rsidRDefault="00FC6C4E">
            <w:pPr>
              <w:pStyle w:val="Compact"/>
            </w:pPr>
            <w:r>
              <w:t>case.name</w:t>
            </w:r>
          </w:p>
        </w:tc>
        <w:tc>
          <w:tcPr>
            <w:tcW w:w="0" w:type="auto"/>
          </w:tcPr>
          <w:p w14:paraId="2166A533" w14:textId="77777777" w:rsidR="006C5BD2" w:rsidRDefault="00FC6C4E">
            <w:pPr>
              <w:pStyle w:val="Compact"/>
            </w:pPr>
            <w:r>
              <w:t>Düzenlenebilir.</w:t>
            </w:r>
          </w:p>
        </w:tc>
      </w:tr>
      <w:tr w:rsidR="006C5BD2" w14:paraId="2166A538" w14:textId="77777777">
        <w:tc>
          <w:tcPr>
            <w:tcW w:w="0" w:type="auto"/>
          </w:tcPr>
          <w:p w14:paraId="2166A535" w14:textId="77777777" w:rsidR="006C5BD2" w:rsidRDefault="00FC6C4E">
            <w:pPr>
              <w:pStyle w:val="Compact"/>
            </w:pPr>
            <w:r>
              <w:t>Create User</w:t>
            </w:r>
          </w:p>
        </w:tc>
        <w:tc>
          <w:tcPr>
            <w:tcW w:w="0" w:type="auto"/>
          </w:tcPr>
          <w:p w14:paraId="2166A536" w14:textId="77777777" w:rsidR="006C5BD2" w:rsidRDefault="00FC6C4E">
            <w:pPr>
              <w:pStyle w:val="Compact"/>
            </w:pPr>
            <w:r>
              <w:t>user.name</w:t>
            </w:r>
          </w:p>
        </w:tc>
        <w:tc>
          <w:tcPr>
            <w:tcW w:w="0" w:type="auto"/>
          </w:tcPr>
          <w:p w14:paraId="2166A537" w14:textId="77777777" w:rsidR="006C5BD2" w:rsidRDefault="00FC6C4E">
            <w:pPr>
              <w:pStyle w:val="Compact"/>
            </w:pPr>
            <w:r>
              <w:t>Salt okunur.</w:t>
            </w:r>
          </w:p>
        </w:tc>
      </w:tr>
      <w:tr w:rsidR="006C5BD2" w14:paraId="2166A53C" w14:textId="77777777">
        <w:tc>
          <w:tcPr>
            <w:tcW w:w="0" w:type="auto"/>
          </w:tcPr>
          <w:p w14:paraId="2166A539" w14:textId="77777777" w:rsidR="006C5BD2" w:rsidRDefault="00FC6C4E">
            <w:pPr>
              <w:pStyle w:val="Compact"/>
            </w:pPr>
            <w:r>
              <w:lastRenderedPageBreak/>
              <w:t>Create Date</w:t>
            </w:r>
          </w:p>
        </w:tc>
        <w:tc>
          <w:tcPr>
            <w:tcW w:w="0" w:type="auto"/>
          </w:tcPr>
          <w:p w14:paraId="2166A53A" w14:textId="77777777" w:rsidR="006C5BD2" w:rsidRDefault="00FC6C4E">
            <w:pPr>
              <w:pStyle w:val="Compact"/>
            </w:pPr>
            <w:r>
              <w:t>case.create_ts</w:t>
            </w:r>
          </w:p>
        </w:tc>
        <w:tc>
          <w:tcPr>
            <w:tcW w:w="0" w:type="auto"/>
          </w:tcPr>
          <w:p w14:paraId="2166A53B" w14:textId="77777777" w:rsidR="006C5BD2" w:rsidRDefault="00FC6C4E">
            <w:pPr>
              <w:pStyle w:val="Compact"/>
            </w:pPr>
            <w:r>
              <w:t>GG.AA.YYYY formatı. Salt okunur.</w:t>
            </w:r>
          </w:p>
        </w:tc>
      </w:tr>
      <w:tr w:rsidR="006C5BD2" w14:paraId="2166A540" w14:textId="77777777">
        <w:tc>
          <w:tcPr>
            <w:tcW w:w="0" w:type="auto"/>
          </w:tcPr>
          <w:p w14:paraId="2166A53D" w14:textId="77777777" w:rsidR="006C5BD2" w:rsidRDefault="00FC6C4E">
            <w:pPr>
              <w:pStyle w:val="Compact"/>
            </w:pPr>
            <w:r>
              <w:t>Update User</w:t>
            </w:r>
          </w:p>
        </w:tc>
        <w:tc>
          <w:tcPr>
            <w:tcW w:w="0" w:type="auto"/>
          </w:tcPr>
          <w:p w14:paraId="2166A53E" w14:textId="77777777" w:rsidR="006C5BD2" w:rsidRDefault="00FC6C4E">
            <w:pPr>
              <w:pStyle w:val="Compact"/>
            </w:pPr>
            <w:r>
              <w:t>user.name</w:t>
            </w:r>
          </w:p>
        </w:tc>
        <w:tc>
          <w:tcPr>
            <w:tcW w:w="0" w:type="auto"/>
          </w:tcPr>
          <w:p w14:paraId="2166A53F" w14:textId="77777777" w:rsidR="006C5BD2" w:rsidRDefault="00FC6C4E">
            <w:pPr>
              <w:pStyle w:val="Compact"/>
            </w:pPr>
            <w:r>
              <w:t>Son güncelleyen. Salt okunur.</w:t>
            </w:r>
          </w:p>
        </w:tc>
      </w:tr>
      <w:tr w:rsidR="006C5BD2" w14:paraId="2166A544" w14:textId="77777777">
        <w:tc>
          <w:tcPr>
            <w:tcW w:w="0" w:type="auto"/>
          </w:tcPr>
          <w:p w14:paraId="2166A541" w14:textId="77777777" w:rsidR="006C5BD2" w:rsidRDefault="00FC6C4E">
            <w:pPr>
              <w:pStyle w:val="Compact"/>
            </w:pPr>
            <w:r>
              <w:t>Update Date</w:t>
            </w:r>
          </w:p>
        </w:tc>
        <w:tc>
          <w:tcPr>
            <w:tcW w:w="0" w:type="auto"/>
          </w:tcPr>
          <w:p w14:paraId="2166A542" w14:textId="77777777" w:rsidR="006C5BD2" w:rsidRDefault="00FC6C4E">
            <w:pPr>
              <w:pStyle w:val="Compact"/>
            </w:pPr>
            <w:r>
              <w:t>case.update_ts</w:t>
            </w:r>
          </w:p>
        </w:tc>
        <w:tc>
          <w:tcPr>
            <w:tcW w:w="0" w:type="auto"/>
          </w:tcPr>
          <w:p w14:paraId="2166A543" w14:textId="77777777" w:rsidR="006C5BD2" w:rsidRDefault="00FC6C4E">
            <w:pPr>
              <w:pStyle w:val="Compact"/>
            </w:pPr>
            <w:r>
              <w:t>Salt okunur.</w:t>
            </w:r>
          </w:p>
        </w:tc>
      </w:tr>
      <w:tr w:rsidR="006C5BD2" w14:paraId="2166A548" w14:textId="77777777">
        <w:tc>
          <w:tcPr>
            <w:tcW w:w="0" w:type="auto"/>
          </w:tcPr>
          <w:p w14:paraId="2166A545" w14:textId="77777777" w:rsidR="006C5BD2" w:rsidRDefault="00FC6C4E">
            <w:pPr>
              <w:pStyle w:val="Compact"/>
            </w:pPr>
            <w:r>
              <w:t>Total Amount</w:t>
            </w:r>
          </w:p>
        </w:tc>
        <w:tc>
          <w:tcPr>
            <w:tcW w:w="0" w:type="auto"/>
          </w:tcPr>
          <w:p w14:paraId="2166A546" w14:textId="77777777" w:rsidR="006C5BD2" w:rsidRDefault="00FC6C4E">
            <w:pPr>
              <w:pStyle w:val="Compact"/>
            </w:pPr>
            <w:r>
              <w:t>SUM(tran_marking)</w:t>
            </w:r>
          </w:p>
        </w:tc>
        <w:tc>
          <w:tcPr>
            <w:tcW w:w="0" w:type="auto"/>
          </w:tcPr>
          <w:p w14:paraId="2166A547" w14:textId="02B04249" w:rsidR="006C5BD2" w:rsidRDefault="00FC6C4E">
            <w:pPr>
              <w:pStyle w:val="Compact"/>
            </w:pPr>
            <w:r>
              <w:t>Vakaya bağlı işlemlerin toplam fraud tutarı (FDM’den salt okunur). Para birimi sembolü ile (TRY/USD/EUR). İlişkili vakalar (parent/child/sibling) dahil konsolide toplam ayrıca gösterilir. Müşteri payı ve banka payı bu ekranda manuel olarak girilebilir (bkz. Fraud Tutarı Dağılımı paneli).</w:t>
            </w:r>
          </w:p>
        </w:tc>
      </w:tr>
    </w:tbl>
    <w:p w14:paraId="726C1477" w14:textId="77777777" w:rsidR="00D5030B" w:rsidRDefault="00492096">
      <w:pPr>
        <w:pStyle w:val="Balk3"/>
      </w:pPr>
      <w:r>
        <w:t>Fraud Tutarı Dağılımı (Banka / Müşteri Payı)</w:t>
      </w:r>
    </w:p>
    <w:p w14:paraId="375A0DF9" w14:textId="77777777" w:rsidR="00D5030B" w:rsidRDefault="00492096">
      <w:r>
        <w:t>Vaka Detay ekranında analist, toplam fraud tutarının hangi bölümünün müşteri, hangi bölümünün banka kaybı olduğunu manuel olarak girebilir. Doğrulama kuralları: Müşteri Payı + Banka Payı ≤ Toplam Fraud Tutarı; her iki alan da sıfır veya pozitif sayı olmalıdır; toplam fraud tutarını aşan girişlerde hata mesajı gösterilir. İlişkili vakalar (parent/child/sibling) varsa, tüm bağlı vakaların fraud tutarları konsolide edilerek tek bir özet satırda gösterilir.</w:t>
      </w:r>
    </w:p>
    <w:p w14:paraId="2166A549" w14:textId="77777777" w:rsidR="006C5BD2" w:rsidRDefault="00FC6C4E">
      <w:pPr>
        <w:pStyle w:val="Balk3"/>
      </w:pPr>
      <w:bookmarkStart w:id="38" w:name="sekmeler-tabs"/>
      <w:bookmarkEnd w:id="37"/>
      <w:r>
        <w:t>Sekmeler (Tabs)</w:t>
      </w:r>
    </w:p>
    <w:p w14:paraId="2166A54A" w14:textId="77777777" w:rsidR="006C5BD2" w:rsidRDefault="00FC6C4E">
      <w:pPr>
        <w:pStyle w:val="FirstParagraph"/>
      </w:pPr>
      <w:r>
        <w:t>Vaka Detay ekranı aşağıdaki sekmelerden oluşur:</w:t>
      </w:r>
    </w:p>
    <w:tbl>
      <w:tblPr>
        <w:tblStyle w:val="Table"/>
        <w:tblW w:w="4867" w:type="pct"/>
        <w:tblLook w:val="0020" w:firstRow="1" w:lastRow="0" w:firstColumn="0" w:lastColumn="0" w:noHBand="0" w:noVBand="0"/>
      </w:tblPr>
      <w:tblGrid>
        <w:gridCol w:w="1764"/>
        <w:gridCol w:w="7392"/>
      </w:tblGrid>
      <w:tr w:rsidR="006C5BD2" w14:paraId="2166A54D"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4B" w14:textId="77777777" w:rsidR="006C5BD2" w:rsidRDefault="00FC6C4E">
            <w:pPr>
              <w:pStyle w:val="Compact"/>
            </w:pPr>
            <w:r>
              <w:rPr>
                <w:b/>
                <w:bCs/>
              </w:rPr>
              <w:t>Sekme</w:t>
            </w:r>
          </w:p>
        </w:tc>
        <w:tc>
          <w:tcPr>
            <w:tcW w:w="0" w:type="auto"/>
          </w:tcPr>
          <w:p w14:paraId="2166A54C" w14:textId="77777777" w:rsidR="006C5BD2" w:rsidRDefault="00FC6C4E">
            <w:pPr>
              <w:pStyle w:val="Compact"/>
            </w:pPr>
            <w:r>
              <w:rPr>
                <w:b/>
                <w:bCs/>
              </w:rPr>
              <w:t>İçerik Özeti</w:t>
            </w:r>
          </w:p>
        </w:tc>
      </w:tr>
      <w:tr w:rsidR="006C5BD2" w14:paraId="2166A550" w14:textId="77777777">
        <w:tc>
          <w:tcPr>
            <w:tcW w:w="0" w:type="auto"/>
          </w:tcPr>
          <w:p w14:paraId="2166A54E" w14:textId="32C60467" w:rsidR="006C5BD2" w:rsidRPr="003F0E1B" w:rsidRDefault="00FC6C4E">
            <w:pPr>
              <w:pStyle w:val="Compact"/>
              <w:rPr>
                <w:highlight w:val="yellow"/>
              </w:rPr>
            </w:pPr>
            <w:r w:rsidRPr="003F0E1B">
              <w:rPr>
                <w:highlight w:val="yellow"/>
              </w:rPr>
              <w:t>Customer</w:t>
            </w:r>
            <w:r w:rsidR="003F0E1B">
              <w:rPr>
                <w:highlight w:val="yellow"/>
              </w:rPr>
              <w:t>*</w:t>
            </w:r>
            <w:r w:rsidRPr="003F0E1B">
              <w:rPr>
                <w:highlight w:val="yellow"/>
              </w:rPr>
              <w:t xml:space="preserve"> (Müşteri)</w:t>
            </w:r>
          </w:p>
        </w:tc>
        <w:tc>
          <w:tcPr>
            <w:tcW w:w="0" w:type="auto"/>
          </w:tcPr>
          <w:p w14:paraId="2166A54F" w14:textId="77777777" w:rsidR="006C5BD2" w:rsidRDefault="00FC6C4E">
            <w:pPr>
              <w:pStyle w:val="Compact"/>
            </w:pPr>
            <w:r>
              <w:t>Vakaya bağlı müşterileri listeler. Sütunlar: Customer No, Name, Phone Number, Email Address.</w:t>
            </w:r>
          </w:p>
        </w:tc>
      </w:tr>
      <w:tr w:rsidR="006C5BD2" w14:paraId="2166A553" w14:textId="77777777">
        <w:tc>
          <w:tcPr>
            <w:tcW w:w="0" w:type="auto"/>
          </w:tcPr>
          <w:p w14:paraId="2166A551" w14:textId="71A3B1A4" w:rsidR="006C5BD2" w:rsidRPr="003F0E1B" w:rsidRDefault="00FC6C4E">
            <w:pPr>
              <w:pStyle w:val="Compact"/>
              <w:rPr>
                <w:highlight w:val="yellow"/>
              </w:rPr>
            </w:pPr>
            <w:r w:rsidRPr="003F0E1B">
              <w:rPr>
                <w:highlight w:val="yellow"/>
              </w:rPr>
              <w:t>Debit Card</w:t>
            </w:r>
            <w:r w:rsidR="003F0E1B">
              <w:rPr>
                <w:highlight w:val="yellow"/>
              </w:rPr>
              <w:t>*</w:t>
            </w:r>
            <w:r w:rsidRPr="003F0E1B">
              <w:rPr>
                <w:highlight w:val="yellow"/>
              </w:rPr>
              <w:t xml:space="preserve"> (Banka Kartı)</w:t>
            </w:r>
          </w:p>
        </w:tc>
        <w:tc>
          <w:tcPr>
            <w:tcW w:w="0" w:type="auto"/>
          </w:tcPr>
          <w:p w14:paraId="2166A552" w14:textId="77777777" w:rsidR="006C5BD2" w:rsidRDefault="00FC6C4E">
            <w:pPr>
              <w:pStyle w:val="Compact"/>
            </w:pPr>
            <w:r>
              <w:t>Vakaya bağlı banka kartlarını listeler. Sütunlar: Card Number (maskeli), Card Type, Expiry Date, Status (Active/Blocked).</w:t>
            </w:r>
          </w:p>
        </w:tc>
      </w:tr>
      <w:tr w:rsidR="006C5BD2" w14:paraId="2166A556" w14:textId="77777777">
        <w:tc>
          <w:tcPr>
            <w:tcW w:w="0" w:type="auto"/>
          </w:tcPr>
          <w:p w14:paraId="2166A554" w14:textId="2FE2D2B2" w:rsidR="006C5BD2" w:rsidRPr="003F0E1B" w:rsidRDefault="00FC6C4E">
            <w:pPr>
              <w:pStyle w:val="Compact"/>
              <w:rPr>
                <w:highlight w:val="yellow"/>
              </w:rPr>
            </w:pPr>
            <w:r w:rsidRPr="003F0E1B">
              <w:rPr>
                <w:highlight w:val="yellow"/>
              </w:rPr>
              <w:t>Credit Card</w:t>
            </w:r>
            <w:r w:rsidR="003F0E1B">
              <w:rPr>
                <w:highlight w:val="yellow"/>
              </w:rPr>
              <w:t>*</w:t>
            </w:r>
            <w:r w:rsidRPr="003F0E1B">
              <w:rPr>
                <w:highlight w:val="yellow"/>
              </w:rPr>
              <w:t xml:space="preserve"> (Kredi Kartı)</w:t>
            </w:r>
          </w:p>
        </w:tc>
        <w:tc>
          <w:tcPr>
            <w:tcW w:w="0" w:type="auto"/>
          </w:tcPr>
          <w:p w14:paraId="2166A555" w14:textId="77777777" w:rsidR="006C5BD2" w:rsidRDefault="00FC6C4E">
            <w:pPr>
              <w:pStyle w:val="Compact"/>
            </w:pPr>
            <w:r>
              <w:t>Vakaya bağlı kredi kartlarını listeler. Sütunlar: Card Number (maskeli), Card Type, Expiry Date, Status.</w:t>
            </w:r>
          </w:p>
        </w:tc>
      </w:tr>
      <w:tr w:rsidR="006C5BD2" w14:paraId="2166A559" w14:textId="77777777">
        <w:tc>
          <w:tcPr>
            <w:tcW w:w="0" w:type="auto"/>
          </w:tcPr>
          <w:p w14:paraId="2166A557" w14:textId="77777777" w:rsidR="006C5BD2" w:rsidRDefault="00FC6C4E">
            <w:pPr>
              <w:pStyle w:val="Compact"/>
            </w:pPr>
            <w:r>
              <w:t>Comments (Yorumlar)</w:t>
            </w:r>
          </w:p>
        </w:tc>
        <w:tc>
          <w:tcPr>
            <w:tcW w:w="0" w:type="auto"/>
          </w:tcPr>
          <w:p w14:paraId="2166A558" w14:textId="77777777" w:rsidR="006C5BD2" w:rsidRDefault="00FC6C4E">
            <w:pPr>
              <w:pStyle w:val="Compact"/>
            </w:pPr>
            <w:r>
              <w:t>Vaka yorumları kronolojik sırayla. Yeni yorum textarea'sı altta. Kullanıcı, tarih/saat ve yorum içeriği gösterilir.</w:t>
            </w:r>
          </w:p>
        </w:tc>
      </w:tr>
      <w:tr w:rsidR="006C5BD2" w14:paraId="2166A55C" w14:textId="77777777">
        <w:tc>
          <w:tcPr>
            <w:tcW w:w="0" w:type="auto"/>
          </w:tcPr>
          <w:p w14:paraId="2166A55A" w14:textId="77777777" w:rsidR="006C5BD2" w:rsidRDefault="00FC6C4E">
            <w:pPr>
              <w:pStyle w:val="Compact"/>
            </w:pPr>
            <w:r>
              <w:t>Attachments (Ekler)</w:t>
            </w:r>
          </w:p>
        </w:tc>
        <w:tc>
          <w:tcPr>
            <w:tcW w:w="0" w:type="auto"/>
          </w:tcPr>
          <w:p w14:paraId="2166A55B" w14:textId="77777777" w:rsidR="006C5BD2" w:rsidRDefault="00FC6C4E">
            <w:pPr>
              <w:pStyle w:val="Compact"/>
            </w:pPr>
            <w:r>
              <w:t>Yüklenen dosyaların listesi. Sütunlar: Dosya adı, boyut, yükleyen, yükleme tarihi, indirme ikonu. Yeni dosya yükleme alanı.</w:t>
            </w:r>
          </w:p>
        </w:tc>
      </w:tr>
      <w:tr w:rsidR="006C5BD2" w14:paraId="2166A55F" w14:textId="77777777">
        <w:tc>
          <w:tcPr>
            <w:tcW w:w="0" w:type="auto"/>
          </w:tcPr>
          <w:p w14:paraId="2166A55D" w14:textId="77777777" w:rsidR="006C5BD2" w:rsidRDefault="00FC6C4E">
            <w:pPr>
              <w:pStyle w:val="Compact"/>
            </w:pPr>
            <w:r>
              <w:t>Case History (Geçmiş)</w:t>
            </w:r>
          </w:p>
        </w:tc>
        <w:tc>
          <w:tcPr>
            <w:tcW w:w="0" w:type="auto"/>
          </w:tcPr>
          <w:p w14:paraId="2166A55E" w14:textId="77777777" w:rsidR="006C5BD2" w:rsidRDefault="00FC6C4E">
            <w:pPr>
              <w:pStyle w:val="Compact"/>
            </w:pPr>
            <w:r>
              <w:t>Vaka üzerindeki tüm değişiklikler zaman sırası ile gösterilir. Kaynak: User_Activity tablosu.</w:t>
            </w:r>
          </w:p>
        </w:tc>
      </w:tr>
      <w:tr w:rsidR="006C5BD2" w14:paraId="2166A562" w14:textId="77777777">
        <w:tc>
          <w:tcPr>
            <w:tcW w:w="0" w:type="auto"/>
          </w:tcPr>
          <w:p w14:paraId="2166A560" w14:textId="77777777" w:rsidR="006C5BD2" w:rsidRDefault="00FC6C4E">
            <w:pPr>
              <w:pStyle w:val="Compact"/>
            </w:pPr>
            <w:r>
              <w:t>Transactions (İşlemler)</w:t>
            </w:r>
          </w:p>
        </w:tc>
        <w:tc>
          <w:tcPr>
            <w:tcW w:w="0" w:type="auto"/>
          </w:tcPr>
          <w:p w14:paraId="2166A561" w14:textId="77777777" w:rsidR="006C5BD2" w:rsidRDefault="00FC6C4E">
            <w:pPr>
              <w:pStyle w:val="Compact"/>
            </w:pPr>
            <w:r>
              <w:t>Vakaya bağlı tüm işlemler ve fraud bilgileri (salt okunur). Sütunlar: İşlem ID, Tarih, Tür, Tutar, Para Birimi, Fraud Durumu, Fraud Tutarı, Banka Payı, Müşteri Payı. Tüm veriler upstream sistemlerden (FDM) gelir, SCM üzerinden değişiklik yapılmaz.</w:t>
            </w:r>
          </w:p>
        </w:tc>
      </w:tr>
      <w:tr w:rsidR="006C5BD2" w14:paraId="2166A565" w14:textId="77777777">
        <w:tc>
          <w:tcPr>
            <w:tcW w:w="0" w:type="auto"/>
          </w:tcPr>
          <w:p w14:paraId="2166A563" w14:textId="77777777" w:rsidR="006C5BD2" w:rsidRDefault="00FC6C4E">
            <w:pPr>
              <w:pStyle w:val="Compact"/>
            </w:pPr>
            <w:r>
              <w:lastRenderedPageBreak/>
              <w:t>İlişkili Vakalar</w:t>
            </w:r>
          </w:p>
        </w:tc>
        <w:tc>
          <w:tcPr>
            <w:tcW w:w="0" w:type="auto"/>
          </w:tcPr>
          <w:p w14:paraId="2166A564" w14:textId="77777777" w:rsidR="006C5BD2" w:rsidRDefault="00FC6C4E">
            <w:pPr>
              <w:pStyle w:val="Compact"/>
            </w:pPr>
            <w:r>
              <w:t>Vakanın parent-child hiyerarşisi, sibling (kardeş) ilişkileri ve ilgili vakalar. Parent vaka varsa üst vaka bilgisi gösterilir. Child ve sibling vakalar listelenebilir. Yeni child/sibling vaka ekleme, mevcut vakayı parent altına taşıma ve ilişki kaldırma işlemleri bu sekmeden yapılır. Sütunlar: Case ID, Case Name, İlişki Türü (Parent/Child/Sibling), Status, Create Date.</w:t>
            </w:r>
          </w:p>
        </w:tc>
      </w:tr>
    </w:tbl>
    <w:p w14:paraId="2166A566" w14:textId="2BB9C2B8" w:rsidR="006C5BD2" w:rsidRDefault="00FC6C4E">
      <w:pPr>
        <w:pStyle w:val="Balk3"/>
      </w:pPr>
      <w:bookmarkStart w:id="39" w:name="X54c1025aaf06c120e7d8e3a019e87f4a7ca5c06"/>
      <w:bookmarkEnd w:id="38"/>
      <w:r>
        <w:t>Varlık Sekmeleri Hakkında Detay (Entity Tabs)</w:t>
      </w:r>
      <w:r w:rsidR="003F0E1B">
        <w:t>*</w:t>
      </w:r>
    </w:p>
    <w:p w14:paraId="2166A567" w14:textId="77777777" w:rsidR="006C5BD2" w:rsidRDefault="00FC6C4E">
      <w:pPr>
        <w:pStyle w:val="FirstParagraph"/>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2166A568" w14:textId="77777777" w:rsidR="006C5BD2" w:rsidRDefault="00FC6C4E">
      <w:pPr>
        <w:numPr>
          <w:ilvl w:val="0"/>
          <w:numId w:val="26"/>
        </w:numPr>
      </w:pPr>
      <w:r>
        <w:t>Entities sekmesine girildiğinde varsayılan olarak tüm varlıklar tek tabloda gösterilir.</w:t>
      </w:r>
    </w:p>
    <w:p w14:paraId="2166A569" w14:textId="77777777" w:rsidR="006C5BD2" w:rsidRDefault="00FC6C4E">
      <w:pPr>
        <w:numPr>
          <w:ilvl w:val="0"/>
          <w:numId w:val="26"/>
        </w:numPr>
      </w:pPr>
      <w:r>
        <w:t>Entity Type filtresi (Müşteri / Banka Kartı / Kredi Kartı / Hesap) ile tablo anlık olarak filtrelenir.</w:t>
      </w:r>
    </w:p>
    <w:p w14:paraId="2166A56A" w14:textId="77777777" w:rsidR="006C5BD2" w:rsidRDefault="00FC6C4E">
      <w:pPr>
        <w:numPr>
          <w:ilvl w:val="0"/>
          <w:numId w:val="26"/>
        </w:numPr>
      </w:pPr>
      <w:r>
        <w:t>Bu yaklaşım, farklı entity türleri arasında geçişi kolaylaştırır ve sekme sayısını azaltır.</w:t>
      </w:r>
    </w:p>
    <w:p w14:paraId="2166A56B" w14:textId="77777777" w:rsidR="006C5BD2" w:rsidRDefault="00FC6C4E">
      <w:pPr>
        <w:pStyle w:val="Balk3"/>
      </w:pPr>
      <w:bookmarkStart w:id="40" w:name="X349843dc5775dfc9046f41c7baaf8c553e3719d"/>
      <w:bookmarkEnd w:id="39"/>
      <w:r>
        <w:t>Vaka Hiyerarşisi ve Gruplama (Case Hierarchy)</w:t>
      </w:r>
    </w:p>
    <w:p w14:paraId="2166A56C" w14:textId="77777777" w:rsidR="006C5BD2" w:rsidRDefault="00FC6C4E">
      <w:pPr>
        <w:pStyle w:val="FirstParagraph"/>
      </w:pPr>
      <w:r>
        <w:t>SCM, vakalar arasında iki tür ilişki kurulmasını destekler: (1) Parent-Child (hiyerarşik) ilişki ve (2) Sibling (kardeş/eş düzey) ilişki. Bu mekanizma, Vaka Detay ekranındaki "İlişkili Vakalar" sekmesi ve Case Listesi’ndeki "Vaka İlişkilendir" aksiyonu üzerinden yönetilir. Parent-Child’da bir vaka başka bir vakanın altına yerleştirilir (üst vaka parent, alt vaka child). Sibling’da ise iki vaka hiyerarşik olmadan birbirine bağlanır (çift yönlü ilişki). Parent vakayla ilişkilendirilen child vakaların işlemleri dolaylı olarak parent ile de ilişkilenmiş olur.</w:t>
      </w:r>
    </w:p>
    <w:p w14:paraId="2166A56D" w14:textId="77777777" w:rsidR="006C5BD2" w:rsidRDefault="00FC6C4E">
      <w:pPr>
        <w:pStyle w:val="GvdeMetni"/>
      </w:pPr>
      <w:r>
        <w:rPr>
          <w:b/>
          <w:bCs/>
        </w:rPr>
        <w:t>Kullanım Senaryoları:</w:t>
      </w:r>
    </w:p>
    <w:p w14:paraId="2166A56E" w14:textId="77777777" w:rsidR="006C5BD2" w:rsidRDefault="00FC6C4E">
      <w:pPr>
        <w:numPr>
          <w:ilvl w:val="0"/>
          <w:numId w:val="27"/>
        </w:numPr>
      </w:pPr>
      <w:r>
        <w:t>Geniş dolandırıcılık operasyonu: Parent case genel şebekeyi temsil eder, child case’ler farklı şubelerdeki veya kanallardaki ilgili vakaları içerir.</w:t>
      </w:r>
    </w:p>
    <w:p w14:paraId="2166A56F" w14:textId="77777777" w:rsidR="006C5BD2" w:rsidRDefault="00FC6C4E">
      <w:pPr>
        <w:numPr>
          <w:ilvl w:val="0"/>
          <w:numId w:val="27"/>
        </w:numPr>
      </w:pPr>
      <w:r>
        <w:t>Bölgesel gruplama: Parent case geniş bir bölgeyi, child case’ler alt bölgeleri temsil eder.</w:t>
      </w:r>
    </w:p>
    <w:p w14:paraId="2166A570" w14:textId="77777777" w:rsidR="006C5BD2" w:rsidRDefault="00FC6C4E">
      <w:pPr>
        <w:numPr>
          <w:ilvl w:val="0"/>
          <w:numId w:val="27"/>
        </w:numPr>
      </w:pPr>
      <w:r>
        <w:t>Zamana yayılmış seri dolandırıcılık: Aynı kişiye ait farklı zaman dilimlerindeki vakalar bir parent altında toplanır.</w:t>
      </w:r>
    </w:p>
    <w:p w14:paraId="2166A571" w14:textId="77777777" w:rsidR="006C5BD2" w:rsidRDefault="00FC6C4E">
      <w:pPr>
        <w:numPr>
          <w:ilvl w:val="0"/>
          <w:numId w:val="27"/>
        </w:numPr>
      </w:pPr>
      <w:r>
        <w:t>Cross-channel fraud: Farklı kanallardan (mobil, internet, ATM) gelen ilgili vakalar ortak bir parent altında gruplanır.</w:t>
      </w:r>
    </w:p>
    <w:p w14:paraId="2166A572" w14:textId="77777777" w:rsidR="006C5BD2" w:rsidRDefault="00FC6C4E">
      <w:pPr>
        <w:pStyle w:val="FirstParagraph"/>
      </w:pPr>
      <w:r>
        <w:rPr>
          <w:b/>
          <w:bCs/>
        </w:rPr>
        <w:t>Teknik Kurallar:</w:t>
      </w:r>
    </w:p>
    <w:p w14:paraId="2166A573" w14:textId="77777777" w:rsidR="006C5BD2" w:rsidRDefault="00FC6C4E">
      <w:pPr>
        <w:numPr>
          <w:ilvl w:val="0"/>
          <w:numId w:val="28"/>
        </w:numPr>
      </w:pPr>
      <w:r>
        <w:t>Case tablosundaki parent_case_id (FK, nullable) alanı ile ağaç yapısı (tree structure) oluşturulur.</w:t>
      </w:r>
    </w:p>
    <w:p w14:paraId="2166A574" w14:textId="77777777" w:rsidR="006C5BD2" w:rsidRDefault="00FC6C4E">
      <w:pPr>
        <w:numPr>
          <w:ilvl w:val="0"/>
          <w:numId w:val="28"/>
        </w:numPr>
      </w:pPr>
      <w:r>
        <w:lastRenderedPageBreak/>
        <w:t>Bir child vaka yalnızca bir parent’a bağlanabilir (tek parent – ağaç yapısı).</w:t>
      </w:r>
    </w:p>
    <w:p w14:paraId="2166A575" w14:textId="77777777" w:rsidR="006C5BD2" w:rsidRDefault="00FC6C4E">
      <w:pPr>
        <w:numPr>
          <w:ilvl w:val="0"/>
          <w:numId w:val="28"/>
        </w:numPr>
      </w:pPr>
      <w:r>
        <w:t>Önerilen derinlik sınırı: En fazla 2–3 seviye (Parent → Child → Grandchild).</w:t>
      </w:r>
    </w:p>
    <w:p w14:paraId="2166A576" w14:textId="34CA7452" w:rsidR="006C5BD2" w:rsidRDefault="00FC6C4E">
      <w:pPr>
        <w:numPr>
          <w:ilvl w:val="0"/>
          <w:numId w:val="28"/>
        </w:numPr>
      </w:pPr>
      <w:r>
        <w:t>Parent vaka kapatıldığında child vakaların durumu değişmez; her vaka bağımsız yaşam döngüsüne sahiptir. Ancak bir parent vaka kapatılmaya çalışıldığında, altında açık (Open) child vakalar varsa kullanıcıya uyarı modalı gösterilir: "Bu vakanın [N] adet açık alt vakası bulunmaktadır. Kapatmak istediğinize emin misiniz?" Kullanıcı onaylarsa kapatma işlemi devam eder, iptal ederse geri döner.</w:t>
      </w:r>
    </w:p>
    <w:p w14:paraId="2166A577" w14:textId="77777777" w:rsidR="006C5BD2" w:rsidRDefault="00FC6C4E">
      <w:pPr>
        <w:numPr>
          <w:ilvl w:val="0"/>
          <w:numId w:val="28"/>
        </w:numPr>
      </w:pPr>
      <w:r>
        <w:t>Gruplama (grouping) ve iç içe yerleştirme (nesting) aynı parent-child mekanizmasıyla gerçekleştirilir; fark yalnızca bakış açısındadır.</w:t>
      </w:r>
    </w:p>
    <w:p w14:paraId="2166A578" w14:textId="77777777" w:rsidR="006C5BD2" w:rsidRDefault="00FC6C4E">
      <w:pPr>
        <w:numPr>
          <w:ilvl w:val="0"/>
          <w:numId w:val="28"/>
        </w:numPr>
      </w:pPr>
      <w:r>
        <w:t>Sibling (kardeş) ilişkisi Case_Relationship tablosu üzerinden yönetilir. İlişki çift yönlüdür: A–B bağlandığında B–A da otomatik oluşur. Sibling vakalar bağımsız yaşam döngüsüne sahiptir.</w:t>
      </w:r>
    </w:p>
    <w:p w14:paraId="2166A579" w14:textId="77777777" w:rsidR="006C5BD2" w:rsidRDefault="00FC6C4E">
      <w:pPr>
        <w:pStyle w:val="Balk3"/>
      </w:pPr>
      <w:bookmarkStart w:id="41" w:name="transactions-işlemler-sekmesi"/>
      <w:bookmarkEnd w:id="40"/>
      <w:r>
        <w:t>Transactions (İşlemler) Sekmesi</w:t>
      </w:r>
    </w:p>
    <w:p w14:paraId="2166A57A" w14:textId="77777777" w:rsidR="006C5BD2" w:rsidRDefault="00FC6C4E">
      <w:pPr>
        <w:pStyle w:val="FirstParagraph"/>
      </w:pPr>
      <w:r>
        <w:t>Bu sekme tamamen salt okunurdur. SCM üzerinden herhangi bir fraud işaretleme, tutar girişi veya durum değişikliği yapılmaz. İşlemler, Alert Triage ve FDM süreçlerinden geçerek zaten işaretlenmiş ve hesaplanmış şekilde SCM’ye ulaşır. Analist bu verileri yalnızca görüntüler.</w:t>
      </w:r>
    </w:p>
    <w:tbl>
      <w:tblPr>
        <w:tblStyle w:val="Table"/>
        <w:tblW w:w="4891" w:type="pct"/>
        <w:tblLook w:val="0020" w:firstRow="1" w:lastRow="0" w:firstColumn="0" w:lastColumn="0" w:noHBand="0" w:noVBand="0"/>
      </w:tblPr>
      <w:tblGrid>
        <w:gridCol w:w="1182"/>
        <w:gridCol w:w="1380"/>
        <w:gridCol w:w="3272"/>
        <w:gridCol w:w="3367"/>
      </w:tblGrid>
      <w:tr w:rsidR="006C5BD2" w14:paraId="2166A57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7B" w14:textId="77777777" w:rsidR="006C5BD2" w:rsidRDefault="00FC6C4E">
            <w:pPr>
              <w:pStyle w:val="Compact"/>
            </w:pPr>
            <w:r>
              <w:rPr>
                <w:b/>
                <w:bCs/>
              </w:rPr>
              <w:t>Alan</w:t>
            </w:r>
          </w:p>
        </w:tc>
        <w:tc>
          <w:tcPr>
            <w:tcW w:w="0" w:type="auto"/>
          </w:tcPr>
          <w:p w14:paraId="2166A57C" w14:textId="77777777" w:rsidR="006C5BD2" w:rsidRDefault="00FC6C4E">
            <w:pPr>
              <w:pStyle w:val="Compact"/>
            </w:pPr>
            <w:r>
              <w:rPr>
                <w:b/>
                <w:bCs/>
              </w:rPr>
              <w:t>Tip</w:t>
            </w:r>
          </w:p>
        </w:tc>
        <w:tc>
          <w:tcPr>
            <w:tcW w:w="0" w:type="auto"/>
          </w:tcPr>
          <w:p w14:paraId="2166A57D" w14:textId="77777777" w:rsidR="006C5BD2" w:rsidRDefault="00FC6C4E">
            <w:pPr>
              <w:pStyle w:val="Compact"/>
            </w:pPr>
            <w:r>
              <w:rPr>
                <w:b/>
                <w:bCs/>
              </w:rPr>
              <w:t>Kaynak</w:t>
            </w:r>
          </w:p>
        </w:tc>
        <w:tc>
          <w:tcPr>
            <w:tcW w:w="0" w:type="auto"/>
          </w:tcPr>
          <w:p w14:paraId="2166A57E" w14:textId="77777777" w:rsidR="006C5BD2" w:rsidRDefault="00FC6C4E">
            <w:pPr>
              <w:pStyle w:val="Compact"/>
            </w:pPr>
            <w:r>
              <w:rPr>
                <w:b/>
                <w:bCs/>
              </w:rPr>
              <w:t>Kontrol / Davranış</w:t>
            </w:r>
          </w:p>
        </w:tc>
      </w:tr>
      <w:tr w:rsidR="006C5BD2" w14:paraId="2166A584" w14:textId="77777777">
        <w:tc>
          <w:tcPr>
            <w:tcW w:w="0" w:type="auto"/>
          </w:tcPr>
          <w:p w14:paraId="2166A580" w14:textId="77777777" w:rsidR="006C5BD2" w:rsidRDefault="00FC6C4E">
            <w:pPr>
              <w:pStyle w:val="Compact"/>
            </w:pPr>
            <w:r>
              <w:t>İşlem ID</w:t>
            </w:r>
          </w:p>
        </w:tc>
        <w:tc>
          <w:tcPr>
            <w:tcW w:w="0" w:type="auto"/>
          </w:tcPr>
          <w:p w14:paraId="2166A581" w14:textId="77777777" w:rsidR="006C5BD2" w:rsidRDefault="00FC6C4E">
            <w:pPr>
              <w:pStyle w:val="Compact"/>
            </w:pPr>
            <w:r>
              <w:t>Text (link)</w:t>
            </w:r>
          </w:p>
        </w:tc>
        <w:tc>
          <w:tcPr>
            <w:tcW w:w="0" w:type="auto"/>
          </w:tcPr>
          <w:p w14:paraId="2166A582" w14:textId="77777777" w:rsidR="006C5BD2" w:rsidRDefault="00FC6C4E">
            <w:pPr>
              <w:pStyle w:val="Compact"/>
            </w:pPr>
            <w:r>
              <w:t>transaction.id</w:t>
            </w:r>
          </w:p>
        </w:tc>
        <w:tc>
          <w:tcPr>
            <w:tcW w:w="0" w:type="auto"/>
          </w:tcPr>
          <w:p w14:paraId="2166A583" w14:textId="77777777" w:rsidR="006C5BD2" w:rsidRDefault="00FC6C4E">
            <w:pPr>
              <w:pStyle w:val="Compact"/>
            </w:pPr>
            <w:r>
              <w:t>Tıklandığında işlem detay paneli açılır.</w:t>
            </w:r>
          </w:p>
        </w:tc>
      </w:tr>
      <w:tr w:rsidR="006C5BD2" w14:paraId="2166A589" w14:textId="77777777">
        <w:tc>
          <w:tcPr>
            <w:tcW w:w="0" w:type="auto"/>
          </w:tcPr>
          <w:p w14:paraId="2166A585" w14:textId="77777777" w:rsidR="006C5BD2" w:rsidRDefault="00FC6C4E">
            <w:pPr>
              <w:pStyle w:val="Compact"/>
            </w:pPr>
            <w:r>
              <w:t>İşlem Tarihi</w:t>
            </w:r>
          </w:p>
        </w:tc>
        <w:tc>
          <w:tcPr>
            <w:tcW w:w="0" w:type="auto"/>
          </w:tcPr>
          <w:p w14:paraId="2166A586" w14:textId="77777777" w:rsidR="006C5BD2" w:rsidRDefault="00FC6C4E">
            <w:pPr>
              <w:pStyle w:val="Compact"/>
            </w:pPr>
            <w:r>
              <w:t>DateTime</w:t>
            </w:r>
          </w:p>
        </w:tc>
        <w:tc>
          <w:tcPr>
            <w:tcW w:w="0" w:type="auto"/>
          </w:tcPr>
          <w:p w14:paraId="2166A587" w14:textId="77777777" w:rsidR="006C5BD2" w:rsidRDefault="00FC6C4E">
            <w:pPr>
              <w:pStyle w:val="Compact"/>
            </w:pPr>
            <w:r>
              <w:t>transaction.time</w:t>
            </w:r>
          </w:p>
        </w:tc>
        <w:tc>
          <w:tcPr>
            <w:tcW w:w="0" w:type="auto"/>
          </w:tcPr>
          <w:p w14:paraId="2166A588" w14:textId="77777777" w:rsidR="006C5BD2" w:rsidRDefault="00FC6C4E">
            <w:pPr>
              <w:pStyle w:val="Compact"/>
            </w:pPr>
            <w:r>
              <w:t>GG.AA.YYYY SS:dd. Salt okunur.</w:t>
            </w:r>
          </w:p>
        </w:tc>
      </w:tr>
      <w:tr w:rsidR="006C5BD2" w14:paraId="2166A58E" w14:textId="77777777">
        <w:tc>
          <w:tcPr>
            <w:tcW w:w="0" w:type="auto"/>
          </w:tcPr>
          <w:p w14:paraId="2166A58A" w14:textId="77777777" w:rsidR="006C5BD2" w:rsidRDefault="00FC6C4E">
            <w:pPr>
              <w:pStyle w:val="Compact"/>
            </w:pPr>
            <w:r>
              <w:t>İşlem Türü</w:t>
            </w:r>
          </w:p>
        </w:tc>
        <w:tc>
          <w:tcPr>
            <w:tcW w:w="0" w:type="auto"/>
          </w:tcPr>
          <w:p w14:paraId="2166A58B" w14:textId="77777777" w:rsidR="006C5BD2" w:rsidRDefault="00FC6C4E">
            <w:pPr>
              <w:pStyle w:val="Compact"/>
            </w:pPr>
            <w:r>
              <w:t>Text</w:t>
            </w:r>
          </w:p>
        </w:tc>
        <w:tc>
          <w:tcPr>
            <w:tcW w:w="0" w:type="auto"/>
          </w:tcPr>
          <w:p w14:paraId="2166A58C" w14:textId="77777777" w:rsidR="006C5BD2" w:rsidRDefault="00FC6C4E">
            <w:pPr>
              <w:pStyle w:val="Compact"/>
            </w:pPr>
            <w:r>
              <w:t>transaction.type_code</w:t>
            </w:r>
          </w:p>
        </w:tc>
        <w:tc>
          <w:tcPr>
            <w:tcW w:w="0" w:type="auto"/>
          </w:tcPr>
          <w:p w14:paraId="2166A58D" w14:textId="77777777" w:rsidR="006C5BD2" w:rsidRDefault="00FC6C4E">
            <w:pPr>
              <w:pStyle w:val="Compact"/>
            </w:pPr>
            <w:r>
              <w:t>Havale, kredi kartı, EFT vb. Salt okunur.</w:t>
            </w:r>
          </w:p>
        </w:tc>
      </w:tr>
      <w:tr w:rsidR="006C5BD2" w14:paraId="2166A593" w14:textId="77777777">
        <w:tc>
          <w:tcPr>
            <w:tcW w:w="0" w:type="auto"/>
          </w:tcPr>
          <w:p w14:paraId="2166A58F" w14:textId="77777777" w:rsidR="006C5BD2" w:rsidRDefault="00FC6C4E">
            <w:pPr>
              <w:pStyle w:val="Compact"/>
            </w:pPr>
            <w:r>
              <w:t>Tutar</w:t>
            </w:r>
          </w:p>
        </w:tc>
        <w:tc>
          <w:tcPr>
            <w:tcW w:w="0" w:type="auto"/>
          </w:tcPr>
          <w:p w14:paraId="2166A590" w14:textId="77777777" w:rsidR="006C5BD2" w:rsidRDefault="00FC6C4E">
            <w:pPr>
              <w:pStyle w:val="Compact"/>
            </w:pPr>
            <w:r>
              <w:t>Para (salt okunur)</w:t>
            </w:r>
          </w:p>
        </w:tc>
        <w:tc>
          <w:tcPr>
            <w:tcW w:w="0" w:type="auto"/>
          </w:tcPr>
          <w:p w14:paraId="2166A591" w14:textId="77777777" w:rsidR="006C5BD2" w:rsidRDefault="00FC6C4E">
            <w:pPr>
              <w:pStyle w:val="Compact"/>
            </w:pPr>
            <w:r>
              <w:t>transaction.amount</w:t>
            </w:r>
          </w:p>
        </w:tc>
        <w:tc>
          <w:tcPr>
            <w:tcW w:w="0" w:type="auto"/>
          </w:tcPr>
          <w:p w14:paraId="2166A592" w14:textId="77777777" w:rsidR="006C5BD2" w:rsidRDefault="00FC6C4E">
            <w:pPr>
              <w:pStyle w:val="Compact"/>
            </w:pPr>
            <w:r>
              <w:t>Para birimi sembolü ile gösterilir (TRY/USD/EUR).</w:t>
            </w:r>
          </w:p>
        </w:tc>
      </w:tr>
      <w:tr w:rsidR="006C5BD2" w14:paraId="2166A598" w14:textId="77777777">
        <w:tc>
          <w:tcPr>
            <w:tcW w:w="0" w:type="auto"/>
          </w:tcPr>
          <w:p w14:paraId="2166A594" w14:textId="77777777" w:rsidR="006C5BD2" w:rsidRDefault="00FC6C4E">
            <w:pPr>
              <w:pStyle w:val="Compact"/>
            </w:pPr>
            <w:r>
              <w:t>Para Birimi</w:t>
            </w:r>
          </w:p>
        </w:tc>
        <w:tc>
          <w:tcPr>
            <w:tcW w:w="0" w:type="auto"/>
          </w:tcPr>
          <w:p w14:paraId="2166A595" w14:textId="77777777" w:rsidR="006C5BD2" w:rsidRDefault="00FC6C4E">
            <w:pPr>
              <w:pStyle w:val="Compact"/>
            </w:pPr>
            <w:r>
              <w:t>Text</w:t>
            </w:r>
          </w:p>
        </w:tc>
        <w:tc>
          <w:tcPr>
            <w:tcW w:w="0" w:type="auto"/>
          </w:tcPr>
          <w:p w14:paraId="2166A596" w14:textId="77777777" w:rsidR="006C5BD2" w:rsidRDefault="00FC6C4E">
            <w:pPr>
              <w:pStyle w:val="Compact"/>
            </w:pPr>
            <w:r>
              <w:t>transaction.currency_code</w:t>
            </w:r>
          </w:p>
        </w:tc>
        <w:tc>
          <w:tcPr>
            <w:tcW w:w="0" w:type="auto"/>
          </w:tcPr>
          <w:p w14:paraId="2166A597" w14:textId="77777777" w:rsidR="006C5BD2" w:rsidRDefault="00FC6C4E">
            <w:pPr>
              <w:pStyle w:val="Compact"/>
            </w:pPr>
            <w:r>
              <w:t>ISO kodu. Salt okunur.</w:t>
            </w:r>
          </w:p>
        </w:tc>
      </w:tr>
      <w:tr w:rsidR="006C5BD2" w14:paraId="2166A59D" w14:textId="77777777">
        <w:tc>
          <w:tcPr>
            <w:tcW w:w="0" w:type="auto"/>
          </w:tcPr>
          <w:p w14:paraId="2166A599" w14:textId="77777777" w:rsidR="006C5BD2" w:rsidRDefault="00FC6C4E">
            <w:pPr>
              <w:pStyle w:val="Compact"/>
            </w:pPr>
            <w:r>
              <w:t>Fraud Durumu</w:t>
            </w:r>
          </w:p>
        </w:tc>
        <w:tc>
          <w:tcPr>
            <w:tcW w:w="0" w:type="auto"/>
          </w:tcPr>
          <w:p w14:paraId="2166A59A" w14:textId="77777777" w:rsidR="006C5BD2" w:rsidRDefault="00FC6C4E">
            <w:pPr>
              <w:pStyle w:val="Compact"/>
            </w:pPr>
            <w:r>
              <w:t>Badge / Renk Kodu</w:t>
            </w:r>
          </w:p>
        </w:tc>
        <w:tc>
          <w:tcPr>
            <w:tcW w:w="0" w:type="auto"/>
          </w:tcPr>
          <w:p w14:paraId="2166A59B" w14:textId="77777777" w:rsidR="006C5BD2" w:rsidRDefault="00FC6C4E">
            <w:pPr>
              <w:pStyle w:val="Compact"/>
            </w:pPr>
            <w:r>
              <w:t>tran_marking.is_fraud</w:t>
            </w:r>
          </w:p>
        </w:tc>
        <w:tc>
          <w:tcPr>
            <w:tcW w:w="0" w:type="auto"/>
          </w:tcPr>
          <w:p w14:paraId="2166A59C" w14:textId="77777777" w:rsidR="006C5BD2" w:rsidRDefault="00FC6C4E">
            <w:pPr>
              <w:pStyle w:val="Compact"/>
            </w:pPr>
            <w:r>
              <w:t>FDM’den gelen fraud durumu. Fraud olan işlemler kırmızı, olmayanlar yeşil gösterilir. Salt okunur.</w:t>
            </w:r>
          </w:p>
        </w:tc>
      </w:tr>
      <w:tr w:rsidR="006C5BD2" w14:paraId="2166A5A2" w14:textId="77777777">
        <w:tc>
          <w:tcPr>
            <w:tcW w:w="0" w:type="auto"/>
          </w:tcPr>
          <w:p w14:paraId="2166A59E" w14:textId="77777777" w:rsidR="006C5BD2" w:rsidRDefault="00FC6C4E">
            <w:pPr>
              <w:pStyle w:val="Compact"/>
            </w:pPr>
            <w:r>
              <w:t>Fraud Tutarı</w:t>
            </w:r>
          </w:p>
        </w:tc>
        <w:tc>
          <w:tcPr>
            <w:tcW w:w="0" w:type="auto"/>
          </w:tcPr>
          <w:p w14:paraId="2166A59F" w14:textId="77777777" w:rsidR="006C5BD2" w:rsidRDefault="00FC6C4E">
            <w:pPr>
              <w:pStyle w:val="Compact"/>
            </w:pPr>
            <w:r>
              <w:t>Para (salt okunur)</w:t>
            </w:r>
          </w:p>
        </w:tc>
        <w:tc>
          <w:tcPr>
            <w:tcW w:w="0" w:type="auto"/>
          </w:tcPr>
          <w:p w14:paraId="2166A5A0" w14:textId="77777777" w:rsidR="006C5BD2" w:rsidRDefault="00FC6C4E">
            <w:pPr>
              <w:pStyle w:val="Compact"/>
            </w:pPr>
            <w:r>
              <w:t>tran_marking.fraud_amount</w:t>
            </w:r>
          </w:p>
        </w:tc>
        <w:tc>
          <w:tcPr>
            <w:tcW w:w="0" w:type="auto"/>
          </w:tcPr>
          <w:p w14:paraId="2166A5A1" w14:textId="77777777" w:rsidR="006C5BD2" w:rsidRDefault="00FC6C4E">
            <w:pPr>
              <w:pStyle w:val="Compact"/>
            </w:pPr>
            <w:r>
              <w:t>Upstream sistemlerden hesaplanmış fraud tutarı. Salt okunur.</w:t>
            </w:r>
          </w:p>
        </w:tc>
      </w:tr>
      <w:tr w:rsidR="006C5BD2" w14:paraId="2166A5A7" w14:textId="77777777">
        <w:tc>
          <w:tcPr>
            <w:tcW w:w="0" w:type="auto"/>
          </w:tcPr>
          <w:p w14:paraId="2166A5A3" w14:textId="77777777" w:rsidR="006C5BD2" w:rsidRDefault="00FC6C4E">
            <w:pPr>
              <w:pStyle w:val="Compact"/>
            </w:pPr>
            <w:r>
              <w:t>Banka Payı</w:t>
            </w:r>
          </w:p>
        </w:tc>
        <w:tc>
          <w:tcPr>
            <w:tcW w:w="0" w:type="auto"/>
          </w:tcPr>
          <w:p w14:paraId="2166A5A4" w14:textId="77777777" w:rsidR="006C5BD2" w:rsidRDefault="00FC6C4E">
            <w:pPr>
              <w:pStyle w:val="Compact"/>
            </w:pPr>
            <w:r>
              <w:t>Para (salt okunur)</w:t>
            </w:r>
          </w:p>
        </w:tc>
        <w:tc>
          <w:tcPr>
            <w:tcW w:w="0" w:type="auto"/>
          </w:tcPr>
          <w:p w14:paraId="2166A5A5" w14:textId="77777777" w:rsidR="006C5BD2" w:rsidRDefault="00FC6C4E">
            <w:pPr>
              <w:pStyle w:val="Compact"/>
            </w:pPr>
            <w:r>
              <w:t>tran_marking.bank_share</w:t>
            </w:r>
          </w:p>
        </w:tc>
        <w:tc>
          <w:tcPr>
            <w:tcW w:w="0" w:type="auto"/>
          </w:tcPr>
          <w:p w14:paraId="2166A5A6" w14:textId="77777777" w:rsidR="006C5BD2" w:rsidRDefault="00FC6C4E">
            <w:pPr>
              <w:pStyle w:val="Compact"/>
            </w:pPr>
            <w:r>
              <w:t>Upstream sistemlerden gelen banka payı. Salt okunur.</w:t>
            </w:r>
          </w:p>
        </w:tc>
      </w:tr>
      <w:tr w:rsidR="006C5BD2" w14:paraId="2166A5AC" w14:textId="77777777">
        <w:tc>
          <w:tcPr>
            <w:tcW w:w="0" w:type="auto"/>
          </w:tcPr>
          <w:p w14:paraId="2166A5A8" w14:textId="77777777" w:rsidR="006C5BD2" w:rsidRDefault="00FC6C4E">
            <w:pPr>
              <w:pStyle w:val="Compact"/>
            </w:pPr>
            <w:r>
              <w:lastRenderedPageBreak/>
              <w:t>Müşteri Payı</w:t>
            </w:r>
          </w:p>
        </w:tc>
        <w:tc>
          <w:tcPr>
            <w:tcW w:w="0" w:type="auto"/>
          </w:tcPr>
          <w:p w14:paraId="2166A5A9" w14:textId="77777777" w:rsidR="006C5BD2" w:rsidRDefault="00FC6C4E">
            <w:pPr>
              <w:pStyle w:val="Compact"/>
            </w:pPr>
            <w:r>
              <w:t>Para (salt okunur)</w:t>
            </w:r>
          </w:p>
        </w:tc>
        <w:tc>
          <w:tcPr>
            <w:tcW w:w="0" w:type="auto"/>
          </w:tcPr>
          <w:p w14:paraId="2166A5AA" w14:textId="77777777" w:rsidR="006C5BD2" w:rsidRDefault="00FC6C4E">
            <w:pPr>
              <w:pStyle w:val="Compact"/>
            </w:pPr>
            <w:r>
              <w:t>tran_marking.customer_share</w:t>
            </w:r>
          </w:p>
        </w:tc>
        <w:tc>
          <w:tcPr>
            <w:tcW w:w="0" w:type="auto"/>
          </w:tcPr>
          <w:p w14:paraId="2166A5AB" w14:textId="77777777" w:rsidR="006C5BD2" w:rsidRDefault="00FC6C4E">
            <w:pPr>
              <w:pStyle w:val="Compact"/>
            </w:pPr>
            <w:r>
              <w:t>Upstream sistemlerden gelen müşteri payı. Salt okunur.</w:t>
            </w:r>
          </w:p>
        </w:tc>
      </w:tr>
      <w:tr w:rsidR="006C5BD2" w14:paraId="2166A5B1" w14:textId="77777777">
        <w:tc>
          <w:tcPr>
            <w:tcW w:w="0" w:type="auto"/>
          </w:tcPr>
          <w:p w14:paraId="2166A5AD" w14:textId="77777777" w:rsidR="006C5BD2" w:rsidRDefault="00FC6C4E">
            <w:pPr>
              <w:pStyle w:val="Compact"/>
            </w:pPr>
            <w:r>
              <w:t>Para Birimi</w:t>
            </w:r>
          </w:p>
        </w:tc>
        <w:tc>
          <w:tcPr>
            <w:tcW w:w="0" w:type="auto"/>
          </w:tcPr>
          <w:p w14:paraId="2166A5AE" w14:textId="77777777" w:rsidR="006C5BD2" w:rsidRDefault="00FC6C4E">
            <w:pPr>
              <w:pStyle w:val="Compact"/>
            </w:pPr>
            <w:r>
              <w:t>Text</w:t>
            </w:r>
          </w:p>
        </w:tc>
        <w:tc>
          <w:tcPr>
            <w:tcW w:w="0" w:type="auto"/>
          </w:tcPr>
          <w:p w14:paraId="2166A5AF" w14:textId="77777777" w:rsidR="006C5BD2" w:rsidRDefault="00FC6C4E">
            <w:pPr>
              <w:pStyle w:val="Compact"/>
            </w:pPr>
            <w:r>
              <w:t>tran_marking.currency_code</w:t>
            </w:r>
          </w:p>
        </w:tc>
        <w:tc>
          <w:tcPr>
            <w:tcW w:w="0" w:type="auto"/>
          </w:tcPr>
          <w:p w14:paraId="2166A5B0" w14:textId="77777777" w:rsidR="006C5BD2" w:rsidRDefault="00FC6C4E">
            <w:pPr>
              <w:pStyle w:val="Compact"/>
            </w:pPr>
            <w:r>
              <w:t>ISO kodu. Salt okunur.</w:t>
            </w:r>
          </w:p>
        </w:tc>
      </w:tr>
    </w:tbl>
    <w:p w14:paraId="2166A5B2" w14:textId="77777777" w:rsidR="006C5BD2" w:rsidRDefault="00FC6C4E">
      <w:pPr>
        <w:pStyle w:val="Balk3"/>
      </w:pPr>
      <w:bookmarkStart w:id="42" w:name="vaka-kapatma-süreci"/>
      <w:bookmarkEnd w:id="41"/>
      <w:r>
        <w:t>Vaka Kapatma Süreci</w:t>
      </w:r>
    </w:p>
    <w:p w14:paraId="2166A5B3" w14:textId="77777777" w:rsidR="006C5BD2" w:rsidRDefault="00FC6C4E">
      <w:pPr>
        <w:numPr>
          <w:ilvl w:val="0"/>
          <w:numId w:val="29"/>
        </w:numPr>
      </w:pPr>
      <w:r>
        <w:t>Analist, başlık alanındaki "Kapat" butonuna tıklar.</w:t>
      </w:r>
    </w:p>
    <w:p w14:paraId="2166A5B4" w14:textId="77777777" w:rsidR="006C5BD2" w:rsidRDefault="00FC6C4E">
      <w:pPr>
        <w:numPr>
          <w:ilvl w:val="0"/>
          <w:numId w:val="29"/>
        </w:numPr>
      </w:pPr>
      <w:r>
        <w:t>Kapatma Nedeni seçim sayfası yanda açılır. Birkaç farklı neden seçeneği sunulur (örn. Soruşturma Tamamlandı, Çözüme Kavuşturuldu, Mükerrer). Seçilen neden yalnızca SCM’nin case tablosuna (close_reason) kaydedilir. Bu seçim FDM’e, SFD’ye veya herhangi bir işlemin üzerine yazılmaz.</w:t>
      </w:r>
    </w:p>
    <w:p w14:paraId="2166A5B5" w14:textId="77777777" w:rsidR="006C5BD2" w:rsidRDefault="00FC6C4E">
      <w:pPr>
        <w:numPr>
          <w:ilvl w:val="0"/>
          <w:numId w:val="29"/>
        </w:numPr>
      </w:pPr>
      <w:r>
        <w:t>Maker-Checker KAPALI ise: Vaka anında Closed statüsüne geçer. Kapama nedeni (kapatma_nedeni) yalnızca SCM’nin kendi case tablosuna kaydedilir; FDM’e veya SFD’ye herhangi bir güncelleme yazılmaz.</w:t>
      </w:r>
    </w:p>
    <w:p w14:paraId="2166A5B6" w14:textId="77777777" w:rsidR="006C5BD2" w:rsidRDefault="00FC6C4E">
      <w:pPr>
        <w:numPr>
          <w:ilvl w:val="0"/>
          <w:numId w:val="29"/>
        </w:numPr>
      </w:pPr>
      <w:r>
        <w:t>Maker-Checker AÇIK ise: Vaka Pending Closure statüsüne geçer. Approval_Request tablosuna yeni kayıt oluşturulur. Farklı bir kullanıcı (Checker) Onay Bekleyenler kuyruğundan onaylamalıdır.</w:t>
      </w:r>
    </w:p>
    <w:p w14:paraId="2166A5B7" w14:textId="77777777" w:rsidR="006C5BD2" w:rsidRDefault="00FC6C4E">
      <w:pPr>
        <w:numPr>
          <w:ilvl w:val="0"/>
          <w:numId w:val="29"/>
        </w:numPr>
      </w:pPr>
      <w:r>
        <w:t>Checker onayladığında: Vaka Closed statüsüne geçer.</w:t>
      </w:r>
    </w:p>
    <w:p w14:paraId="2166A5B8" w14:textId="77777777" w:rsidR="006C5BD2" w:rsidRDefault="00FC6C4E">
      <w:pPr>
        <w:numPr>
          <w:ilvl w:val="0"/>
          <w:numId w:val="29"/>
        </w:numPr>
      </w:pPr>
      <w:r>
        <w:t>Checker reddederse: Vaka önceki statüsüne döner, analist bildirim alır.</w:t>
      </w:r>
    </w:p>
    <w:p w14:paraId="2166A5B9" w14:textId="77777777" w:rsidR="006C5BD2" w:rsidRDefault="00FC6C4E">
      <w:pPr>
        <w:numPr>
          <w:ilvl w:val="0"/>
          <w:numId w:val="29"/>
        </w:numPr>
      </w:pPr>
      <w:r>
        <w:t>Kısıt: Onay isteyen kullanıcı (Maker) kendi isteğini onaylayamaz. UI'da "Onayla/Reddet" butonları Maker için gizlenir.</w:t>
      </w:r>
    </w:p>
    <w:p w14:paraId="2166A5BA" w14:textId="77777777" w:rsidR="006C5BD2" w:rsidRDefault="00FC6C4E">
      <w:pPr>
        <w:pStyle w:val="Balk2"/>
      </w:pPr>
      <w:bookmarkStart w:id="43" w:name="raporlar-reports-ekranı"/>
      <w:bookmarkEnd w:id="36"/>
      <w:bookmarkEnd w:id="42"/>
      <w:r>
        <w:t>4.7 Raporlar (Reports) Ekranı</w:t>
      </w:r>
    </w:p>
    <w:p w14:paraId="2166A5BB" w14:textId="77777777" w:rsidR="006C5BD2" w:rsidRDefault="00FC6C4E">
      <w:pPr>
        <w:pStyle w:val="FirstParagraph"/>
      </w:pPr>
      <w:r>
        <w:t>Raporlar ekranı, operasyonel ve yasal raporların çalıştırıldığı ve dışa aktarıldığı sayfadır.</w:t>
      </w:r>
    </w:p>
    <w:p w14:paraId="2166A5BC" w14:textId="77777777" w:rsidR="006C5BD2" w:rsidRDefault="00FC6C4E">
      <w:pPr>
        <w:pStyle w:val="Balk3"/>
      </w:pPr>
      <w:bookmarkStart w:id="44" w:name="ekran-alanları-ve-yerleşim"/>
      <w:r>
        <w:t>Ekran Alanları ve Yerleşim</w:t>
      </w:r>
    </w:p>
    <w:tbl>
      <w:tblPr>
        <w:tblStyle w:val="Table"/>
        <w:tblW w:w="4867" w:type="pct"/>
        <w:tblLook w:val="0020" w:firstRow="1" w:lastRow="0" w:firstColumn="0" w:lastColumn="0" w:noHBand="0" w:noVBand="0"/>
      </w:tblPr>
      <w:tblGrid>
        <w:gridCol w:w="1700"/>
        <w:gridCol w:w="1880"/>
        <w:gridCol w:w="5576"/>
      </w:tblGrid>
      <w:tr w:rsidR="006C5BD2" w14:paraId="2166A5C0"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BD" w14:textId="77777777" w:rsidR="006C5BD2" w:rsidRDefault="00FC6C4E">
            <w:pPr>
              <w:pStyle w:val="Compact"/>
            </w:pPr>
            <w:r>
              <w:rPr>
                <w:b/>
                <w:bCs/>
              </w:rPr>
              <w:t>Alan</w:t>
            </w:r>
          </w:p>
        </w:tc>
        <w:tc>
          <w:tcPr>
            <w:tcW w:w="0" w:type="auto"/>
          </w:tcPr>
          <w:p w14:paraId="2166A5BE" w14:textId="77777777" w:rsidR="006C5BD2" w:rsidRDefault="00FC6C4E">
            <w:pPr>
              <w:pStyle w:val="Compact"/>
            </w:pPr>
            <w:r>
              <w:rPr>
                <w:b/>
                <w:bCs/>
              </w:rPr>
              <w:t>Tip</w:t>
            </w:r>
          </w:p>
        </w:tc>
        <w:tc>
          <w:tcPr>
            <w:tcW w:w="0" w:type="auto"/>
          </w:tcPr>
          <w:p w14:paraId="2166A5BF" w14:textId="77777777" w:rsidR="006C5BD2" w:rsidRDefault="00FC6C4E">
            <w:pPr>
              <w:pStyle w:val="Compact"/>
            </w:pPr>
            <w:r>
              <w:rPr>
                <w:b/>
                <w:bCs/>
              </w:rPr>
              <w:t>Açıklama / Kontrol</w:t>
            </w:r>
          </w:p>
        </w:tc>
      </w:tr>
      <w:tr w:rsidR="006C5BD2" w14:paraId="2166A5C4" w14:textId="77777777">
        <w:tc>
          <w:tcPr>
            <w:tcW w:w="0" w:type="auto"/>
          </w:tcPr>
          <w:p w14:paraId="2166A5C1" w14:textId="77777777" w:rsidR="006C5BD2" w:rsidRDefault="00FC6C4E">
            <w:pPr>
              <w:pStyle w:val="Compact"/>
            </w:pPr>
            <w:r>
              <w:t>Rapor Türü Seçimi</w:t>
            </w:r>
          </w:p>
        </w:tc>
        <w:tc>
          <w:tcPr>
            <w:tcW w:w="0" w:type="auto"/>
          </w:tcPr>
          <w:p w14:paraId="2166A5C2" w14:textId="77777777" w:rsidR="006C5BD2" w:rsidRDefault="00FC6C4E">
            <w:pPr>
              <w:pStyle w:val="Compact"/>
            </w:pPr>
            <w:r>
              <w:t>Dropdown veya Radio</w:t>
            </w:r>
          </w:p>
        </w:tc>
        <w:tc>
          <w:tcPr>
            <w:tcW w:w="0" w:type="auto"/>
          </w:tcPr>
          <w:p w14:paraId="2166A5C3" w14:textId="77777777" w:rsidR="006C5BD2" w:rsidRDefault="00FC6C4E">
            <w:pPr>
              <w:pStyle w:val="Compact"/>
            </w:pPr>
            <w:r>
              <w:t>Mevcut raporlar listesi. Seçilen rapora göre diğer alanlar dinamik olarak uyarlanır.</w:t>
            </w:r>
          </w:p>
        </w:tc>
      </w:tr>
      <w:tr w:rsidR="006C5BD2" w14:paraId="2166A5C8" w14:textId="77777777">
        <w:tc>
          <w:tcPr>
            <w:tcW w:w="0" w:type="auto"/>
          </w:tcPr>
          <w:p w14:paraId="2166A5C5" w14:textId="77777777" w:rsidR="006C5BD2" w:rsidRDefault="00FC6C4E">
            <w:pPr>
              <w:pStyle w:val="Compact"/>
            </w:pPr>
            <w:r>
              <w:t>Tarih Aralığı: Başlangıç</w:t>
            </w:r>
          </w:p>
        </w:tc>
        <w:tc>
          <w:tcPr>
            <w:tcW w:w="0" w:type="auto"/>
          </w:tcPr>
          <w:p w14:paraId="2166A5C6" w14:textId="77777777" w:rsidR="006C5BD2" w:rsidRDefault="00FC6C4E">
            <w:pPr>
              <w:pStyle w:val="Compact"/>
            </w:pPr>
            <w:r>
              <w:t>Tarih Seçici</w:t>
            </w:r>
          </w:p>
        </w:tc>
        <w:tc>
          <w:tcPr>
            <w:tcW w:w="0" w:type="auto"/>
          </w:tcPr>
          <w:p w14:paraId="2166A5C7" w14:textId="77777777" w:rsidR="006C5BD2" w:rsidRDefault="00FC6C4E">
            <w:pPr>
              <w:pStyle w:val="Compact"/>
            </w:pPr>
            <w:r>
              <w:t>Zorunlu. Bitiş tarihinden önce olmalıdır. GG.AA.YYYY formatı.</w:t>
            </w:r>
          </w:p>
        </w:tc>
      </w:tr>
      <w:tr w:rsidR="006C5BD2" w14:paraId="2166A5CC" w14:textId="77777777">
        <w:tc>
          <w:tcPr>
            <w:tcW w:w="0" w:type="auto"/>
          </w:tcPr>
          <w:p w14:paraId="2166A5C9" w14:textId="77777777" w:rsidR="006C5BD2" w:rsidRDefault="00FC6C4E">
            <w:pPr>
              <w:pStyle w:val="Compact"/>
            </w:pPr>
            <w:r>
              <w:t>Tarih Aralığı: Bitiş</w:t>
            </w:r>
          </w:p>
        </w:tc>
        <w:tc>
          <w:tcPr>
            <w:tcW w:w="0" w:type="auto"/>
          </w:tcPr>
          <w:p w14:paraId="2166A5CA" w14:textId="77777777" w:rsidR="006C5BD2" w:rsidRDefault="00FC6C4E">
            <w:pPr>
              <w:pStyle w:val="Compact"/>
            </w:pPr>
            <w:r>
              <w:t>Tarih Seçici</w:t>
            </w:r>
          </w:p>
        </w:tc>
        <w:tc>
          <w:tcPr>
            <w:tcW w:w="0" w:type="auto"/>
          </w:tcPr>
          <w:p w14:paraId="2166A5CB" w14:textId="77777777" w:rsidR="006C5BD2" w:rsidRDefault="00FC6C4E">
            <w:pPr>
              <w:pStyle w:val="Compact"/>
            </w:pPr>
            <w:r>
              <w:t>Zorunlu. Başlangıç tarihinden sonra olmalıdır. Bugünün tarihi aşılamaz.</w:t>
            </w:r>
          </w:p>
        </w:tc>
      </w:tr>
      <w:tr w:rsidR="006C5BD2" w14:paraId="2166A5D0" w14:textId="77777777">
        <w:tc>
          <w:tcPr>
            <w:tcW w:w="0" w:type="auto"/>
          </w:tcPr>
          <w:p w14:paraId="2166A5CD" w14:textId="77777777" w:rsidR="006C5BD2" w:rsidRDefault="00FC6C4E">
            <w:pPr>
              <w:pStyle w:val="Compact"/>
            </w:pPr>
            <w:r>
              <w:t>Ek Filtreler</w:t>
            </w:r>
          </w:p>
        </w:tc>
        <w:tc>
          <w:tcPr>
            <w:tcW w:w="0" w:type="auto"/>
          </w:tcPr>
          <w:p w14:paraId="2166A5CE" w14:textId="77777777" w:rsidR="006C5BD2" w:rsidRDefault="00FC6C4E">
            <w:pPr>
              <w:pStyle w:val="Compact"/>
            </w:pPr>
            <w:r>
              <w:t>Multi-select / Dropdown</w:t>
            </w:r>
          </w:p>
        </w:tc>
        <w:tc>
          <w:tcPr>
            <w:tcW w:w="0" w:type="auto"/>
          </w:tcPr>
          <w:p w14:paraId="2166A5CF" w14:textId="77777777" w:rsidR="006C5BD2" w:rsidRDefault="00FC6C4E">
            <w:pPr>
              <w:pStyle w:val="Compact"/>
            </w:pPr>
            <w:r>
              <w:t>Rapora göre değişir: Alan filtresi, Kullanıcı filtresi, Durum filtresi, Para birimi filtresi (TRY/USD/EUR).</w:t>
            </w:r>
          </w:p>
        </w:tc>
      </w:tr>
      <w:tr w:rsidR="006C5BD2" w14:paraId="2166A5D4" w14:textId="77777777">
        <w:tc>
          <w:tcPr>
            <w:tcW w:w="0" w:type="auto"/>
          </w:tcPr>
          <w:p w14:paraId="2166A5D1" w14:textId="77777777" w:rsidR="006C5BD2" w:rsidRDefault="00FC6C4E">
            <w:pPr>
              <w:pStyle w:val="Compact"/>
            </w:pPr>
            <w:r>
              <w:t>Raporla / Çalıştır Butonu</w:t>
            </w:r>
          </w:p>
        </w:tc>
        <w:tc>
          <w:tcPr>
            <w:tcW w:w="0" w:type="auto"/>
          </w:tcPr>
          <w:p w14:paraId="2166A5D2" w14:textId="77777777" w:rsidR="006C5BD2" w:rsidRDefault="00FC6C4E">
            <w:pPr>
              <w:pStyle w:val="Compact"/>
            </w:pPr>
            <w:r>
              <w:t>Button (Primary)</w:t>
            </w:r>
          </w:p>
        </w:tc>
        <w:tc>
          <w:tcPr>
            <w:tcW w:w="0" w:type="auto"/>
          </w:tcPr>
          <w:p w14:paraId="2166A5D3" w14:textId="77777777" w:rsidR="006C5BD2" w:rsidRDefault="00FC6C4E">
            <w:pPr>
              <w:pStyle w:val="Compact"/>
            </w:pPr>
            <w:r>
              <w:t>Tarih aralığı girilmeden aktif olmaz. Tıklandığında rapor sayfada render edilir (online rapor) veya e-posta ile gönderilir (batch).</w:t>
            </w:r>
          </w:p>
        </w:tc>
      </w:tr>
      <w:tr w:rsidR="006C5BD2" w14:paraId="2166A5D8" w14:textId="77777777">
        <w:tc>
          <w:tcPr>
            <w:tcW w:w="0" w:type="auto"/>
          </w:tcPr>
          <w:p w14:paraId="2166A5D5" w14:textId="77777777" w:rsidR="006C5BD2" w:rsidRDefault="00FC6C4E">
            <w:pPr>
              <w:pStyle w:val="Compact"/>
            </w:pPr>
            <w:r>
              <w:lastRenderedPageBreak/>
              <w:t>Export Butonu</w:t>
            </w:r>
          </w:p>
        </w:tc>
        <w:tc>
          <w:tcPr>
            <w:tcW w:w="0" w:type="auto"/>
          </w:tcPr>
          <w:p w14:paraId="2166A5D6" w14:textId="77777777" w:rsidR="006C5BD2" w:rsidRDefault="00FC6C4E">
            <w:pPr>
              <w:pStyle w:val="Compact"/>
            </w:pPr>
            <w:r>
              <w:t>Button (Secondary)</w:t>
            </w:r>
          </w:p>
        </w:tc>
        <w:tc>
          <w:tcPr>
            <w:tcW w:w="0" w:type="auto"/>
          </w:tcPr>
          <w:p w14:paraId="2166A5D7" w14:textId="77777777" w:rsidR="006C5BD2" w:rsidRDefault="00FC6C4E">
            <w:pPr>
              <w:pStyle w:val="Compact"/>
            </w:pPr>
            <w:r>
              <w:t>Tarih aralığı seçildiği anda aktif hale gelir. Excel (.xlsx) olarak indirir.</w:t>
            </w:r>
          </w:p>
        </w:tc>
      </w:tr>
    </w:tbl>
    <w:p w14:paraId="2166A5D9" w14:textId="77777777" w:rsidR="006C5BD2" w:rsidRDefault="00FC6C4E">
      <w:pPr>
        <w:pStyle w:val="Balk3"/>
      </w:pPr>
      <w:bookmarkStart w:id="45" w:name="mevcut-raporlar"/>
      <w:bookmarkEnd w:id="44"/>
      <w:r>
        <w:t>Mevcut Raporlar</w:t>
      </w:r>
    </w:p>
    <w:p w14:paraId="2166A5DA" w14:textId="77777777" w:rsidR="006C5BD2" w:rsidRDefault="00FC6C4E">
      <w:pPr>
        <w:numPr>
          <w:ilvl w:val="0"/>
          <w:numId w:val="30"/>
        </w:numPr>
      </w:pPr>
      <w:r>
        <w:t>Vaka Aktivite Özeti: Seçilen dönem için vaka sayısı, statü dağılımı, kapatma kararları ve ortalama çözüm süresi.</w:t>
      </w:r>
    </w:p>
    <w:p w14:paraId="2166A5DB" w14:textId="77777777" w:rsidR="006C5BD2" w:rsidRDefault="00FC6C4E">
      <w:pPr>
        <w:numPr>
          <w:ilvl w:val="0"/>
          <w:numId w:val="30"/>
        </w:numPr>
      </w:pPr>
      <w:r>
        <w:t>İşlem-Vaka İlişki Raporu: İşaretlenen işlemlere karşılık oluşturulan vakalar ve oranlar.</w:t>
      </w:r>
    </w:p>
    <w:p w14:paraId="2166A5DC" w14:textId="77777777" w:rsidR="006C5BD2" w:rsidRDefault="00FC6C4E">
      <w:pPr>
        <w:numPr>
          <w:ilvl w:val="0"/>
          <w:numId w:val="30"/>
        </w:numPr>
      </w:pPr>
      <w:r>
        <w:t>Fraud Özet Raporu: Dönem içinde fraud olarak işaretlenen işlemler, tutarlar, banka/müşteri payları; para birimi bazında özetler. Veriler FDM’den gelir, SCM yalnızca raporlar.</w:t>
      </w:r>
    </w:p>
    <w:p w14:paraId="2166A5DD" w14:textId="77777777" w:rsidR="006C5BD2" w:rsidRDefault="00FC6C4E">
      <w:pPr>
        <w:numPr>
          <w:ilvl w:val="0"/>
          <w:numId w:val="30"/>
        </w:numPr>
      </w:pPr>
      <w:r>
        <w:t>SLA Raporu: Vaka başına ilk analize alınma süresi, soruşturma süresi, toplam işlem süresi. SLA ihlali olan vakalar kırmızı vurgulanır.</w:t>
      </w:r>
    </w:p>
    <w:p w14:paraId="2166A5DE" w14:textId="77777777" w:rsidR="006C5BD2" w:rsidRDefault="00FC6C4E">
      <w:pPr>
        <w:numPr>
          <w:ilvl w:val="0"/>
          <w:numId w:val="30"/>
        </w:numPr>
      </w:pPr>
      <w:r>
        <w:t>Kullanıcı Aktivite Raporu (Admin): Kullanıcı bazında vaka açma, kapatma sayıları.</w:t>
      </w:r>
    </w:p>
    <w:p w14:paraId="2166A5DF" w14:textId="77777777" w:rsidR="006C5BD2" w:rsidRDefault="00FC6C4E">
      <w:pPr>
        <w:pStyle w:val="Balk3"/>
      </w:pPr>
      <w:bookmarkStart w:id="46" w:name="raporlama-süreci"/>
      <w:bookmarkEnd w:id="45"/>
      <w:r>
        <w:t>Raporlama Süreci</w:t>
      </w:r>
    </w:p>
    <w:p w14:paraId="2166A5E0" w14:textId="77777777" w:rsidR="006C5BD2" w:rsidRDefault="00FC6C4E">
      <w:pPr>
        <w:numPr>
          <w:ilvl w:val="0"/>
          <w:numId w:val="31"/>
        </w:numPr>
      </w:pPr>
      <w:r>
        <w:t>Kullanıcı rapor türünü seçer, tarih aralığını ve filtreleri girer.</w:t>
      </w:r>
    </w:p>
    <w:p w14:paraId="2166A5E1" w14:textId="77777777" w:rsidR="006C5BD2" w:rsidRDefault="00FC6C4E">
      <w:pPr>
        <w:numPr>
          <w:ilvl w:val="0"/>
          <w:numId w:val="31"/>
        </w:numPr>
      </w:pPr>
      <w:r>
        <w:t>"Raporla" butonuna tıklar.</w:t>
      </w:r>
    </w:p>
    <w:p w14:paraId="2166A5E2" w14:textId="77777777" w:rsidR="006C5BD2" w:rsidRDefault="00FC6C4E">
      <w:pPr>
        <w:numPr>
          <w:ilvl w:val="0"/>
          <w:numId w:val="31"/>
        </w:numPr>
      </w:pPr>
      <w:r>
        <w:t>Online raporlar: Sonuçlar sayfa içinde tablo olarak render edilir.</w:t>
      </w:r>
    </w:p>
    <w:p w14:paraId="2166A5E3" w14:textId="77777777" w:rsidR="006C5BD2" w:rsidRDefault="00FC6C4E">
      <w:pPr>
        <w:numPr>
          <w:ilvl w:val="0"/>
          <w:numId w:val="31"/>
        </w:numPr>
      </w:pPr>
      <w:r>
        <w:t>Batch raporlar: "Raporunuz hazırlandığında e-posta ile gönderilecektir." mesajı gösterilir.</w:t>
      </w:r>
    </w:p>
    <w:p w14:paraId="2166A5E4" w14:textId="77777777" w:rsidR="006C5BD2" w:rsidRDefault="00FC6C4E">
      <w:pPr>
        <w:numPr>
          <w:ilvl w:val="0"/>
          <w:numId w:val="31"/>
        </w:numPr>
      </w:pPr>
      <w:r>
        <w:t>"Export" butonuna tıklanıldığında (tarih aralığı girildikten sonra aktif olur) rapor Excel olarak indirilir.</w:t>
      </w:r>
    </w:p>
    <w:p w14:paraId="2166A5E5" w14:textId="77777777" w:rsidR="006C5BD2" w:rsidRDefault="00FC6C4E">
      <w:pPr>
        <w:pStyle w:val="Balk2"/>
      </w:pPr>
      <w:bookmarkStart w:id="47" w:name="admin-yapılandırma-settings-ekranı"/>
      <w:bookmarkEnd w:id="43"/>
      <w:bookmarkEnd w:id="46"/>
      <w:r>
        <w:t>4.8 Admin / Yapılandırma (Settings) Ekranı</w:t>
      </w:r>
    </w:p>
    <w:p w14:paraId="2166A5E6" w14:textId="77777777" w:rsidR="006C5BD2" w:rsidRDefault="00FC6C4E">
      <w:pPr>
        <w:pStyle w:val="FirstParagraph"/>
      </w:pPr>
      <w:r>
        <w:t>Yalnızca Admin rolüne erişilebilir. Sistem parametrelerinin ve yönetişim ayarlarının yönetildiği sayfadır. Kullanıcı yönetimi bu ekrandan ayrılmış olup bağımsız bir sayfa olarak Bölüm 4.9’da tanımlanmıştır.</w:t>
      </w:r>
    </w:p>
    <w:p w14:paraId="2166A5E7" w14:textId="77777777" w:rsidR="006C5BD2" w:rsidRDefault="00FC6C4E">
      <w:pPr>
        <w:pStyle w:val="Balk3"/>
      </w:pPr>
      <w:bookmarkStart w:id="48" w:name="sistem-ayarları-alan-listesi"/>
      <w:r>
        <w:t>Sistem Ayarları: Alan Listesi</w:t>
      </w:r>
    </w:p>
    <w:tbl>
      <w:tblPr>
        <w:tblStyle w:val="Table"/>
        <w:tblW w:w="4925" w:type="pct"/>
        <w:tblInd w:w="142" w:type="dxa"/>
        <w:tblLook w:val="0020" w:firstRow="1" w:lastRow="0" w:firstColumn="0" w:lastColumn="0" w:noHBand="0" w:noVBand="0"/>
      </w:tblPr>
      <w:tblGrid>
        <w:gridCol w:w="3308"/>
        <w:gridCol w:w="1371"/>
        <w:gridCol w:w="1397"/>
        <w:gridCol w:w="3189"/>
      </w:tblGrid>
      <w:tr w:rsidR="006C5BD2" w14:paraId="2166A5EC" w14:textId="77777777" w:rsidTr="001650F3">
        <w:trPr>
          <w:cnfStyle w:val="100000000000" w:firstRow="1" w:lastRow="0" w:firstColumn="0" w:lastColumn="0" w:oddVBand="0" w:evenVBand="0" w:oddHBand="0" w:evenHBand="0" w:firstRowFirstColumn="0" w:firstRowLastColumn="0" w:lastRowFirstColumn="0" w:lastRowLastColumn="0"/>
          <w:tblHeader/>
        </w:trPr>
        <w:tc>
          <w:tcPr>
            <w:tcW w:w="1785" w:type="pct"/>
          </w:tcPr>
          <w:p w14:paraId="2166A5E8" w14:textId="77777777" w:rsidR="006C5BD2" w:rsidRDefault="00FC6C4E">
            <w:pPr>
              <w:pStyle w:val="Compact"/>
            </w:pPr>
            <w:r>
              <w:rPr>
                <w:b/>
                <w:bCs/>
              </w:rPr>
              <w:t>Ayar Anahtarı</w:t>
            </w:r>
          </w:p>
        </w:tc>
        <w:tc>
          <w:tcPr>
            <w:tcW w:w="0" w:type="auto"/>
          </w:tcPr>
          <w:p w14:paraId="2166A5E9" w14:textId="77777777" w:rsidR="006C5BD2" w:rsidRDefault="00FC6C4E">
            <w:pPr>
              <w:pStyle w:val="Compact"/>
            </w:pPr>
            <w:r>
              <w:rPr>
                <w:b/>
                <w:bCs/>
              </w:rPr>
              <w:t>Tip</w:t>
            </w:r>
          </w:p>
        </w:tc>
        <w:tc>
          <w:tcPr>
            <w:tcW w:w="0" w:type="auto"/>
          </w:tcPr>
          <w:p w14:paraId="2166A5EA" w14:textId="77777777" w:rsidR="006C5BD2" w:rsidRDefault="00FC6C4E">
            <w:pPr>
              <w:pStyle w:val="Compact"/>
            </w:pPr>
            <w:r>
              <w:rPr>
                <w:b/>
                <w:bCs/>
              </w:rPr>
              <w:t>Varsayılan</w:t>
            </w:r>
          </w:p>
        </w:tc>
        <w:tc>
          <w:tcPr>
            <w:tcW w:w="0" w:type="auto"/>
          </w:tcPr>
          <w:p w14:paraId="2166A5EB" w14:textId="77777777" w:rsidR="006C5BD2" w:rsidRDefault="00FC6C4E">
            <w:pPr>
              <w:pStyle w:val="Compact"/>
            </w:pPr>
            <w:r>
              <w:rPr>
                <w:b/>
                <w:bCs/>
              </w:rPr>
              <w:t>Açıklama</w:t>
            </w:r>
          </w:p>
        </w:tc>
      </w:tr>
      <w:tr w:rsidR="006C5BD2" w14:paraId="2166A5F1" w14:textId="77777777" w:rsidTr="001650F3">
        <w:tc>
          <w:tcPr>
            <w:tcW w:w="1785" w:type="pct"/>
          </w:tcPr>
          <w:p w14:paraId="2166A5ED" w14:textId="77777777" w:rsidR="006C5BD2" w:rsidRDefault="00FC6C4E">
            <w:pPr>
              <w:pStyle w:val="Compact"/>
            </w:pPr>
            <w:r>
              <w:t>maker_checker_enabled</w:t>
            </w:r>
          </w:p>
        </w:tc>
        <w:tc>
          <w:tcPr>
            <w:tcW w:w="0" w:type="auto"/>
          </w:tcPr>
          <w:p w14:paraId="2166A5EE" w14:textId="77777777" w:rsidR="006C5BD2" w:rsidRDefault="00FC6C4E">
            <w:pPr>
              <w:pStyle w:val="Compact"/>
            </w:pPr>
            <w:r>
              <w:t>Toggle (Boolean)</w:t>
            </w:r>
          </w:p>
        </w:tc>
        <w:tc>
          <w:tcPr>
            <w:tcW w:w="0" w:type="auto"/>
          </w:tcPr>
          <w:p w14:paraId="2166A5EF" w14:textId="6B8A5D91" w:rsidR="006C5BD2" w:rsidRDefault="009973D2">
            <w:pPr>
              <w:pStyle w:val="Compact"/>
            </w:pPr>
            <w:r>
              <w:t>true</w:t>
            </w:r>
          </w:p>
        </w:tc>
        <w:tc>
          <w:tcPr>
            <w:tcW w:w="0" w:type="auto"/>
          </w:tcPr>
          <w:p w14:paraId="2166A5F0" w14:textId="77777777" w:rsidR="006C5BD2" w:rsidRDefault="00FC6C4E">
            <w:pPr>
              <w:pStyle w:val="Compact"/>
            </w:pPr>
            <w:r>
              <w:t xml:space="preserve">Açıldığında vaka kapatma ve kullanıcı oluşturma çift onay gerektirir. Sayfa yetkisi buna göre değişir. Not: Vaka arşivleme bu ayardan bağımsız olarak her zaman </w:t>
            </w:r>
            <w:r>
              <w:lastRenderedPageBreak/>
              <w:t>Maker-Checker sürecine tabidir.</w:t>
            </w:r>
          </w:p>
        </w:tc>
      </w:tr>
      <w:tr w:rsidR="006C5BD2" w14:paraId="2166A60A" w14:textId="77777777" w:rsidTr="001650F3">
        <w:tc>
          <w:tcPr>
            <w:tcW w:w="1785" w:type="pct"/>
          </w:tcPr>
          <w:p w14:paraId="2166A606" w14:textId="77777777" w:rsidR="006C5BD2" w:rsidRDefault="00FC6C4E">
            <w:pPr>
              <w:pStyle w:val="Compact"/>
            </w:pPr>
            <w:r>
              <w:lastRenderedPageBreak/>
              <w:t>default_currency</w:t>
            </w:r>
          </w:p>
        </w:tc>
        <w:tc>
          <w:tcPr>
            <w:tcW w:w="0" w:type="auto"/>
          </w:tcPr>
          <w:p w14:paraId="2166A607" w14:textId="77777777" w:rsidR="006C5BD2" w:rsidRDefault="00FC6C4E">
            <w:pPr>
              <w:pStyle w:val="Compact"/>
            </w:pPr>
            <w:r>
              <w:t>Dropdown</w:t>
            </w:r>
          </w:p>
        </w:tc>
        <w:tc>
          <w:tcPr>
            <w:tcW w:w="0" w:type="auto"/>
          </w:tcPr>
          <w:p w14:paraId="2166A608" w14:textId="77777777" w:rsidR="006C5BD2" w:rsidRDefault="00FC6C4E">
            <w:pPr>
              <w:pStyle w:val="Compact"/>
            </w:pPr>
            <w:r>
              <w:t>TRY</w:t>
            </w:r>
          </w:p>
        </w:tc>
        <w:tc>
          <w:tcPr>
            <w:tcW w:w="0" w:type="auto"/>
          </w:tcPr>
          <w:p w14:paraId="2166A609" w14:textId="77777777" w:rsidR="006C5BD2" w:rsidRDefault="00FC6C4E">
            <w:pPr>
              <w:pStyle w:val="Compact"/>
            </w:pPr>
            <w:r>
              <w:t>Sistem varsayılan para birimi. TRY, USD, EUR seçenekleri. (Ya da multi-currency için TRY + USD/EUR/…)</w:t>
            </w:r>
          </w:p>
        </w:tc>
      </w:tr>
      <w:tr w:rsidR="006C5BD2" w14:paraId="2166A60F" w14:textId="77777777" w:rsidTr="001650F3">
        <w:tc>
          <w:tcPr>
            <w:tcW w:w="1785" w:type="pct"/>
          </w:tcPr>
          <w:p w14:paraId="2166A60B" w14:textId="77777777" w:rsidR="006C5BD2" w:rsidRDefault="00FC6C4E">
            <w:pPr>
              <w:pStyle w:val="Compact"/>
            </w:pPr>
            <w:r>
              <w:t>smtp_host</w:t>
            </w:r>
          </w:p>
        </w:tc>
        <w:tc>
          <w:tcPr>
            <w:tcW w:w="0" w:type="auto"/>
          </w:tcPr>
          <w:p w14:paraId="2166A60C" w14:textId="77777777" w:rsidR="006C5BD2" w:rsidRDefault="00FC6C4E">
            <w:pPr>
              <w:pStyle w:val="Compact"/>
            </w:pPr>
            <w:r>
              <w:t>Text Input</w:t>
            </w:r>
          </w:p>
        </w:tc>
        <w:tc>
          <w:tcPr>
            <w:tcW w:w="0" w:type="auto"/>
          </w:tcPr>
          <w:p w14:paraId="2166A60D" w14:textId="77777777" w:rsidR="006C5BD2" w:rsidRDefault="00FC6C4E">
            <w:pPr>
              <w:pStyle w:val="Compact"/>
            </w:pPr>
            <w:r>
              <w:t>—</w:t>
            </w:r>
          </w:p>
        </w:tc>
        <w:tc>
          <w:tcPr>
            <w:tcW w:w="0" w:type="auto"/>
          </w:tcPr>
          <w:p w14:paraId="2166A60E" w14:textId="77777777" w:rsidR="006C5BD2" w:rsidRDefault="00FC6C4E">
            <w:pPr>
              <w:pStyle w:val="Compact"/>
            </w:pPr>
            <w:r>
              <w:t>E-posta bildirimleri için SMTP sunucu adresi.</w:t>
            </w:r>
          </w:p>
        </w:tc>
      </w:tr>
      <w:tr w:rsidR="006C5BD2" w14:paraId="2166A614" w14:textId="77777777" w:rsidTr="001650F3">
        <w:tc>
          <w:tcPr>
            <w:tcW w:w="1785" w:type="pct"/>
          </w:tcPr>
          <w:p w14:paraId="2166A610" w14:textId="77777777" w:rsidR="006C5BD2" w:rsidRDefault="00FC6C4E">
            <w:pPr>
              <w:pStyle w:val="Compact"/>
            </w:pPr>
            <w:r>
              <w:t>smtp_port</w:t>
            </w:r>
          </w:p>
        </w:tc>
        <w:tc>
          <w:tcPr>
            <w:tcW w:w="0" w:type="auto"/>
          </w:tcPr>
          <w:p w14:paraId="2166A611" w14:textId="77777777" w:rsidR="006C5BD2" w:rsidRDefault="00FC6C4E">
            <w:pPr>
              <w:pStyle w:val="Compact"/>
            </w:pPr>
            <w:r>
              <w:t>Sayı Girişi</w:t>
            </w:r>
          </w:p>
        </w:tc>
        <w:tc>
          <w:tcPr>
            <w:tcW w:w="0" w:type="auto"/>
          </w:tcPr>
          <w:p w14:paraId="2166A612" w14:textId="77777777" w:rsidR="006C5BD2" w:rsidRDefault="00FC6C4E">
            <w:pPr>
              <w:pStyle w:val="Compact"/>
            </w:pPr>
            <w:r>
              <w:t>587</w:t>
            </w:r>
          </w:p>
        </w:tc>
        <w:tc>
          <w:tcPr>
            <w:tcW w:w="0" w:type="auto"/>
          </w:tcPr>
          <w:p w14:paraId="2166A613" w14:textId="77777777" w:rsidR="006C5BD2" w:rsidRDefault="00FC6C4E">
            <w:pPr>
              <w:pStyle w:val="Compact"/>
            </w:pPr>
            <w:r>
              <w:t>SMTP port numarası. 0–65535 arasında olmalıdır.</w:t>
            </w:r>
          </w:p>
        </w:tc>
      </w:tr>
      <w:tr w:rsidR="006C5BD2" w14:paraId="2166A619" w14:textId="77777777" w:rsidTr="001650F3">
        <w:tc>
          <w:tcPr>
            <w:tcW w:w="1785" w:type="pct"/>
          </w:tcPr>
          <w:p w14:paraId="2166A615" w14:textId="77777777" w:rsidR="006C5BD2" w:rsidRDefault="00FC6C4E">
            <w:pPr>
              <w:pStyle w:val="Compact"/>
            </w:pPr>
            <w:r>
              <w:t>smtp_user</w:t>
            </w:r>
          </w:p>
        </w:tc>
        <w:tc>
          <w:tcPr>
            <w:tcW w:w="0" w:type="auto"/>
          </w:tcPr>
          <w:p w14:paraId="2166A616" w14:textId="77777777" w:rsidR="006C5BD2" w:rsidRDefault="00FC6C4E">
            <w:pPr>
              <w:pStyle w:val="Compact"/>
            </w:pPr>
            <w:r>
              <w:t>Text Input</w:t>
            </w:r>
          </w:p>
        </w:tc>
        <w:tc>
          <w:tcPr>
            <w:tcW w:w="0" w:type="auto"/>
          </w:tcPr>
          <w:p w14:paraId="2166A617" w14:textId="77777777" w:rsidR="006C5BD2" w:rsidRDefault="00FC6C4E">
            <w:pPr>
              <w:pStyle w:val="Compact"/>
            </w:pPr>
            <w:r>
              <w:t>—</w:t>
            </w:r>
          </w:p>
        </w:tc>
        <w:tc>
          <w:tcPr>
            <w:tcW w:w="0" w:type="auto"/>
          </w:tcPr>
          <w:p w14:paraId="2166A618" w14:textId="77777777" w:rsidR="006C5BD2" w:rsidRDefault="00FC6C4E">
            <w:pPr>
              <w:pStyle w:val="Compact"/>
            </w:pPr>
            <w:r>
              <w:t>SMTP kimlik doğrulama kullanıcı adı.</w:t>
            </w:r>
          </w:p>
        </w:tc>
      </w:tr>
      <w:tr w:rsidR="006C5BD2" w14:paraId="2166A61E" w14:textId="77777777" w:rsidTr="001650F3">
        <w:tc>
          <w:tcPr>
            <w:tcW w:w="1785" w:type="pct"/>
          </w:tcPr>
          <w:p w14:paraId="2166A61A" w14:textId="77777777" w:rsidR="006C5BD2" w:rsidRDefault="00FC6C4E">
            <w:pPr>
              <w:pStyle w:val="Compact"/>
            </w:pPr>
            <w:r>
              <w:t>smtp_password</w:t>
            </w:r>
          </w:p>
        </w:tc>
        <w:tc>
          <w:tcPr>
            <w:tcW w:w="0" w:type="auto"/>
          </w:tcPr>
          <w:p w14:paraId="2166A61B" w14:textId="77777777" w:rsidR="006C5BD2" w:rsidRDefault="00FC6C4E">
            <w:pPr>
              <w:pStyle w:val="Compact"/>
            </w:pPr>
            <w:r>
              <w:t>Password Input</w:t>
            </w:r>
          </w:p>
        </w:tc>
        <w:tc>
          <w:tcPr>
            <w:tcW w:w="0" w:type="auto"/>
          </w:tcPr>
          <w:p w14:paraId="2166A61C" w14:textId="77777777" w:rsidR="006C5BD2" w:rsidRDefault="00FC6C4E">
            <w:pPr>
              <w:pStyle w:val="Compact"/>
            </w:pPr>
            <w:r>
              <w:t>—</w:t>
            </w:r>
          </w:p>
        </w:tc>
        <w:tc>
          <w:tcPr>
            <w:tcW w:w="0" w:type="auto"/>
          </w:tcPr>
          <w:p w14:paraId="2166A61D" w14:textId="77777777" w:rsidR="006C5BD2" w:rsidRDefault="00FC6C4E">
            <w:pPr>
              <w:pStyle w:val="Compact"/>
            </w:pPr>
            <w:r>
              <w:t>SMTP şifresi. Veritabanında şifreli saklanır.</w:t>
            </w:r>
          </w:p>
        </w:tc>
      </w:tr>
      <w:tr w:rsidR="006C5BD2" w14:paraId="2166A623" w14:textId="77777777" w:rsidTr="001650F3">
        <w:tc>
          <w:tcPr>
            <w:tcW w:w="1785" w:type="pct"/>
          </w:tcPr>
          <w:p w14:paraId="2166A61F" w14:textId="77777777" w:rsidR="006C5BD2" w:rsidRDefault="00FC6C4E">
            <w:pPr>
              <w:pStyle w:val="Compact"/>
            </w:pPr>
            <w:r>
              <w:t>smtp_from_address</w:t>
            </w:r>
          </w:p>
        </w:tc>
        <w:tc>
          <w:tcPr>
            <w:tcW w:w="0" w:type="auto"/>
          </w:tcPr>
          <w:p w14:paraId="2166A620" w14:textId="77777777" w:rsidR="006C5BD2" w:rsidRDefault="00FC6C4E">
            <w:pPr>
              <w:pStyle w:val="Compact"/>
            </w:pPr>
            <w:r>
              <w:t>E-posta</w:t>
            </w:r>
          </w:p>
        </w:tc>
        <w:tc>
          <w:tcPr>
            <w:tcW w:w="0" w:type="auto"/>
          </w:tcPr>
          <w:p w14:paraId="2166A621" w14:textId="77777777" w:rsidR="006C5BD2" w:rsidRDefault="00FC6C4E">
            <w:pPr>
              <w:pStyle w:val="Compact"/>
            </w:pPr>
            <w:r>
              <w:t>—</w:t>
            </w:r>
          </w:p>
        </w:tc>
        <w:tc>
          <w:tcPr>
            <w:tcW w:w="0" w:type="auto"/>
          </w:tcPr>
          <w:p w14:paraId="2166A622" w14:textId="77777777" w:rsidR="006C5BD2" w:rsidRDefault="00FC6C4E">
            <w:pPr>
              <w:pStyle w:val="Compact"/>
            </w:pPr>
            <w:r>
              <w:t>Gönderici e-posta adresi. Geçerli e-posta formatı zorunludur.</w:t>
            </w:r>
          </w:p>
        </w:tc>
      </w:tr>
      <w:tr w:rsidR="006C5BD2" w14:paraId="2166A628" w14:textId="77777777" w:rsidTr="001650F3">
        <w:tc>
          <w:tcPr>
            <w:tcW w:w="1785" w:type="pct"/>
          </w:tcPr>
          <w:p w14:paraId="2166A624" w14:textId="77777777" w:rsidR="006C5BD2" w:rsidRDefault="00FC6C4E">
            <w:pPr>
              <w:pStyle w:val="Compact"/>
            </w:pPr>
            <w:r>
              <w:t>notification_enabled</w:t>
            </w:r>
          </w:p>
        </w:tc>
        <w:tc>
          <w:tcPr>
            <w:tcW w:w="0" w:type="auto"/>
          </w:tcPr>
          <w:p w14:paraId="2166A625" w14:textId="77777777" w:rsidR="006C5BD2" w:rsidRDefault="00FC6C4E">
            <w:pPr>
              <w:pStyle w:val="Compact"/>
            </w:pPr>
            <w:r>
              <w:t>Toggle</w:t>
            </w:r>
          </w:p>
        </w:tc>
        <w:tc>
          <w:tcPr>
            <w:tcW w:w="0" w:type="auto"/>
          </w:tcPr>
          <w:p w14:paraId="2166A626" w14:textId="77777777" w:rsidR="006C5BD2" w:rsidRDefault="00FC6C4E">
            <w:pPr>
              <w:pStyle w:val="Compact"/>
            </w:pPr>
            <w:r>
              <w:t>false</w:t>
            </w:r>
          </w:p>
        </w:tc>
        <w:tc>
          <w:tcPr>
            <w:tcW w:w="0" w:type="auto"/>
          </w:tcPr>
          <w:p w14:paraId="2166A627" w14:textId="77777777" w:rsidR="006C5BD2" w:rsidRDefault="00FC6C4E">
            <w:pPr>
              <w:pStyle w:val="Compact"/>
            </w:pPr>
            <w:r>
              <w:t>Sistem bildirimleri için e-posta gönderimi. Açıldığında SMTP ayarları zorunlu hale gelir.</w:t>
            </w:r>
          </w:p>
        </w:tc>
      </w:tr>
    </w:tbl>
    <w:p w14:paraId="2166A66D" w14:textId="77777777" w:rsidR="006C5BD2" w:rsidRDefault="00FC6C4E">
      <w:pPr>
        <w:pStyle w:val="Balk1"/>
      </w:pPr>
      <w:bookmarkStart w:id="49" w:name="bildirim-sistemi-notifications"/>
      <w:bookmarkEnd w:id="14"/>
      <w:bookmarkEnd w:id="47"/>
      <w:bookmarkEnd w:id="48"/>
      <w:r>
        <w:t>5. Bildirim Sistemi (Notifications)</w:t>
      </w:r>
    </w:p>
    <w:p w14:paraId="2166A66E" w14:textId="77777777" w:rsidR="006C5BD2" w:rsidRDefault="00FC6C4E">
      <w:pPr>
        <w:pStyle w:val="Balk2"/>
      </w:pPr>
      <w:bookmarkStart w:id="50" w:name="uygulama-içi-bildirimler"/>
      <w:r>
        <w:t>5.1 Uygulama İçi Bildirimler</w:t>
      </w:r>
    </w:p>
    <w:p w14:paraId="2166A66F" w14:textId="77777777" w:rsidR="006C5BD2" w:rsidRDefault="00FC6C4E">
      <w:pPr>
        <w:pStyle w:val="FirstParagraph"/>
      </w:pPr>
      <w:r>
        <w:t>Bildirimler, ekranın sağ üst köşesindeki zil ikonuyla erişilir. Okunmamış bildirim sayısı kırmızı rozet olarak gösterilir.</w:t>
      </w:r>
    </w:p>
    <w:p w14:paraId="2166A670" w14:textId="77777777" w:rsidR="006C5BD2" w:rsidRDefault="00FC6C4E">
      <w:pPr>
        <w:pStyle w:val="Balk3"/>
      </w:pPr>
      <w:bookmarkStart w:id="51" w:name="bildirim-tetikleyicileri"/>
      <w:r>
        <w:t>Bildirim Tetikleyicileri</w:t>
      </w:r>
    </w:p>
    <w:tbl>
      <w:tblPr>
        <w:tblStyle w:val="Table"/>
        <w:tblW w:w="4865" w:type="pct"/>
        <w:tblLook w:val="0020" w:firstRow="1" w:lastRow="0" w:firstColumn="0" w:lastColumn="0" w:noHBand="0" w:noVBand="0"/>
      </w:tblPr>
      <w:tblGrid>
        <w:gridCol w:w="3133"/>
        <w:gridCol w:w="2249"/>
        <w:gridCol w:w="3770"/>
      </w:tblGrid>
      <w:tr w:rsidR="006C5BD2" w14:paraId="2166A67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71" w14:textId="77777777" w:rsidR="006C5BD2" w:rsidRDefault="00FC6C4E">
            <w:pPr>
              <w:pStyle w:val="Compact"/>
            </w:pPr>
            <w:r>
              <w:rPr>
                <w:b/>
                <w:bCs/>
              </w:rPr>
              <w:t>Olay</w:t>
            </w:r>
          </w:p>
        </w:tc>
        <w:tc>
          <w:tcPr>
            <w:tcW w:w="0" w:type="auto"/>
          </w:tcPr>
          <w:p w14:paraId="2166A672" w14:textId="77777777" w:rsidR="006C5BD2" w:rsidRDefault="00FC6C4E">
            <w:pPr>
              <w:pStyle w:val="Compact"/>
            </w:pPr>
            <w:r>
              <w:rPr>
                <w:b/>
                <w:bCs/>
              </w:rPr>
              <w:t>Alıcı</w:t>
            </w:r>
          </w:p>
        </w:tc>
        <w:tc>
          <w:tcPr>
            <w:tcW w:w="0" w:type="auto"/>
          </w:tcPr>
          <w:p w14:paraId="2166A673" w14:textId="77777777" w:rsidR="006C5BD2" w:rsidRDefault="00FC6C4E">
            <w:pPr>
              <w:pStyle w:val="Compact"/>
            </w:pPr>
            <w:r>
              <w:rPr>
                <w:b/>
                <w:bCs/>
              </w:rPr>
              <w:t>Bildirim İçeriği</w:t>
            </w:r>
          </w:p>
        </w:tc>
      </w:tr>
      <w:tr w:rsidR="006C5BD2" w14:paraId="2166A678" w14:textId="77777777">
        <w:tc>
          <w:tcPr>
            <w:tcW w:w="0" w:type="auto"/>
          </w:tcPr>
          <w:p w14:paraId="2166A675" w14:textId="77777777" w:rsidR="006C5BD2" w:rsidRDefault="00FC6C4E">
            <w:pPr>
              <w:pStyle w:val="Compact"/>
            </w:pPr>
            <w:r>
              <w:t>Vaka durum değişikliği (Open → Closed vb.)</w:t>
            </w:r>
          </w:p>
        </w:tc>
        <w:tc>
          <w:tcPr>
            <w:tcW w:w="0" w:type="auto"/>
          </w:tcPr>
          <w:p w14:paraId="2166A676" w14:textId="77777777" w:rsidR="006C5BD2" w:rsidRDefault="00FC6C4E">
            <w:pPr>
              <w:pStyle w:val="Compact"/>
            </w:pPr>
            <w:r>
              <w:t>Vakaya atanmış kullanıcı</w:t>
            </w:r>
          </w:p>
        </w:tc>
        <w:tc>
          <w:tcPr>
            <w:tcW w:w="0" w:type="auto"/>
          </w:tcPr>
          <w:p w14:paraId="2166A677" w14:textId="77777777" w:rsidR="006C5BD2" w:rsidRDefault="00FC6C4E">
            <w:pPr>
              <w:pStyle w:val="Compact"/>
            </w:pPr>
            <w:r>
              <w:t>"Vaka #[ID]: [Yeni Durum] olarak güncellendi."</w:t>
            </w:r>
          </w:p>
        </w:tc>
      </w:tr>
      <w:tr w:rsidR="006C5BD2" w14:paraId="2166A67C" w14:textId="77777777">
        <w:tc>
          <w:tcPr>
            <w:tcW w:w="0" w:type="auto"/>
          </w:tcPr>
          <w:p w14:paraId="2166A679" w14:textId="767F1B42" w:rsidR="006C5BD2" w:rsidRDefault="00FC6C4E">
            <w:pPr>
              <w:pStyle w:val="Compact"/>
            </w:pPr>
            <w:r>
              <w:t>Maker-Checker: Yeni onay isteği oluşturuldu (uygulama içi bildirim + e-posta)</w:t>
            </w:r>
          </w:p>
        </w:tc>
        <w:tc>
          <w:tcPr>
            <w:tcW w:w="0" w:type="auto"/>
          </w:tcPr>
          <w:p w14:paraId="2166A67A" w14:textId="77777777" w:rsidR="006C5BD2" w:rsidRDefault="00FC6C4E">
            <w:pPr>
              <w:pStyle w:val="Compact"/>
            </w:pPr>
            <w:r>
              <w:t>Yöneticiler (tüm yönetici rolündekiler)</w:t>
            </w:r>
          </w:p>
        </w:tc>
        <w:tc>
          <w:tcPr>
            <w:tcW w:w="0" w:type="auto"/>
          </w:tcPr>
          <w:p w14:paraId="2166A67B" w14:textId="77777777" w:rsidR="006C5BD2" w:rsidRDefault="00FC6C4E">
            <w:pPr>
              <w:pStyle w:val="Compact"/>
            </w:pPr>
            <w:r>
              <w:t>"[Kullanıcı] tarafından [vaka kapatma/kullanıcı oluşturma] onay isteği gönderildi."</w:t>
            </w:r>
          </w:p>
        </w:tc>
      </w:tr>
      <w:tr w:rsidR="006C5BD2" w14:paraId="2166A680" w14:textId="77777777">
        <w:tc>
          <w:tcPr>
            <w:tcW w:w="0" w:type="auto"/>
          </w:tcPr>
          <w:p w14:paraId="2166A67D" w14:textId="77777777" w:rsidR="006C5BD2" w:rsidRDefault="00FC6C4E">
            <w:pPr>
              <w:pStyle w:val="Compact"/>
            </w:pPr>
            <w:r>
              <w:t>Maker-Checker: Onay verildi</w:t>
            </w:r>
          </w:p>
        </w:tc>
        <w:tc>
          <w:tcPr>
            <w:tcW w:w="0" w:type="auto"/>
          </w:tcPr>
          <w:p w14:paraId="2166A67E" w14:textId="77777777" w:rsidR="006C5BD2" w:rsidRDefault="00FC6C4E">
            <w:pPr>
              <w:pStyle w:val="Compact"/>
            </w:pPr>
            <w:r>
              <w:t>İsteği yapan kullanıcı (Maker)</w:t>
            </w:r>
          </w:p>
        </w:tc>
        <w:tc>
          <w:tcPr>
            <w:tcW w:w="0" w:type="auto"/>
          </w:tcPr>
          <w:p w14:paraId="2166A67F" w14:textId="77777777" w:rsidR="006C5BD2" w:rsidRDefault="00FC6C4E">
            <w:pPr>
              <w:pStyle w:val="Compact"/>
            </w:pPr>
            <w:r>
              <w:t>"[Vaka ID / Kullanıcı] için onay isteğiniz onaylandı."</w:t>
            </w:r>
          </w:p>
        </w:tc>
      </w:tr>
      <w:tr w:rsidR="006C5BD2" w14:paraId="2166A684" w14:textId="77777777">
        <w:tc>
          <w:tcPr>
            <w:tcW w:w="0" w:type="auto"/>
          </w:tcPr>
          <w:p w14:paraId="2166A681" w14:textId="77777777" w:rsidR="006C5BD2" w:rsidRDefault="00FC6C4E">
            <w:pPr>
              <w:pStyle w:val="Compact"/>
            </w:pPr>
            <w:r>
              <w:lastRenderedPageBreak/>
              <w:t>Maker-Checker: Onay reddedildi</w:t>
            </w:r>
          </w:p>
        </w:tc>
        <w:tc>
          <w:tcPr>
            <w:tcW w:w="0" w:type="auto"/>
          </w:tcPr>
          <w:p w14:paraId="2166A682" w14:textId="77777777" w:rsidR="006C5BD2" w:rsidRDefault="00FC6C4E">
            <w:pPr>
              <w:pStyle w:val="Compact"/>
            </w:pPr>
            <w:r>
              <w:t>İsteği yapan kullanıcı (Maker)</w:t>
            </w:r>
          </w:p>
        </w:tc>
        <w:tc>
          <w:tcPr>
            <w:tcW w:w="0" w:type="auto"/>
          </w:tcPr>
          <w:p w14:paraId="2166A683" w14:textId="77777777" w:rsidR="006C5BD2" w:rsidRDefault="00FC6C4E">
            <w:pPr>
              <w:pStyle w:val="Compact"/>
            </w:pPr>
            <w:r>
              <w:t>"[Vaka ID / Kullanıcı] için onay isteğiniz reddedildi. Red gerekçesi: [açıklama]"</w:t>
            </w:r>
          </w:p>
        </w:tc>
      </w:tr>
      <w:tr w:rsidR="006C5BD2" w14:paraId="2166A688" w14:textId="77777777">
        <w:tc>
          <w:tcPr>
            <w:tcW w:w="0" w:type="auto"/>
          </w:tcPr>
          <w:p w14:paraId="2166A685" w14:textId="77777777" w:rsidR="006C5BD2" w:rsidRDefault="00FC6C4E">
            <w:pPr>
              <w:pStyle w:val="Compact"/>
            </w:pPr>
            <w:r>
              <w:t>Vaka atandı</w:t>
            </w:r>
          </w:p>
        </w:tc>
        <w:tc>
          <w:tcPr>
            <w:tcW w:w="0" w:type="auto"/>
          </w:tcPr>
          <w:p w14:paraId="2166A686" w14:textId="77777777" w:rsidR="006C5BD2" w:rsidRDefault="00FC6C4E">
            <w:pPr>
              <w:pStyle w:val="Compact"/>
            </w:pPr>
            <w:r>
              <w:t>Vakaya atanan kullanıcı</w:t>
            </w:r>
          </w:p>
        </w:tc>
        <w:tc>
          <w:tcPr>
            <w:tcW w:w="0" w:type="auto"/>
          </w:tcPr>
          <w:p w14:paraId="2166A687" w14:textId="77777777" w:rsidR="006C5BD2" w:rsidRDefault="00FC6C4E">
            <w:pPr>
              <w:pStyle w:val="Compact"/>
            </w:pPr>
            <w:r>
              <w:t>"[Vaka ID] size atandı."</w:t>
            </w:r>
          </w:p>
        </w:tc>
      </w:tr>
    </w:tbl>
    <w:p w14:paraId="2166A691" w14:textId="77777777" w:rsidR="006C5BD2" w:rsidRDefault="00FC6C4E">
      <w:pPr>
        <w:pStyle w:val="Balk2"/>
      </w:pPr>
      <w:bookmarkStart w:id="52" w:name="e-posta-bildirimleri"/>
      <w:bookmarkEnd w:id="50"/>
      <w:bookmarkEnd w:id="51"/>
      <w:r>
        <w:t>5.2 E-posta Bildirimleri</w:t>
      </w:r>
    </w:p>
    <w:p w14:paraId="2166A692" w14:textId="77777777" w:rsidR="006C5BD2" w:rsidRDefault="00FC6C4E">
      <w:pPr>
        <w:pStyle w:val="FirstParagraph"/>
      </w:pPr>
      <w:r>
        <w:t>Sistem, notification_enabled ayarı AÇIK olduğunda yukarıdaki olaylar için e-posta bildirimi de gönderebilir. Bunun için SMTP ayarlarının Admin ekranında yapılandırılmış olması gerekir.</w:t>
      </w:r>
    </w:p>
    <w:p w14:paraId="2166A69A" w14:textId="77777777" w:rsidR="006C5BD2" w:rsidRDefault="00FC6C4E">
      <w:pPr>
        <w:pStyle w:val="Balk3"/>
      </w:pPr>
      <w:bookmarkStart w:id="53" w:name="e-posta-bildirim-kapsamı"/>
      <w:r>
        <w:t>E-posta Bildirim Kapsamı</w:t>
      </w:r>
    </w:p>
    <w:p w14:paraId="2166A69C" w14:textId="1272F849" w:rsidR="006C5BD2" w:rsidRDefault="00FC6C4E" w:rsidP="00C217A3">
      <w:pPr>
        <w:numPr>
          <w:ilvl w:val="0"/>
          <w:numId w:val="38"/>
        </w:numPr>
      </w:pPr>
      <w:r>
        <w:t>Tüm onay gerektiren işlemler için hem uygulama içi bildirim hem de e-posta gönderilir: vaka kapatma onayı, vaka silme onayı, diğer maker-checker onay adımları</w:t>
      </w:r>
    </w:p>
    <w:p w14:paraId="2166A69E" w14:textId="1145BD86" w:rsidR="006C5BD2" w:rsidRDefault="00FC6C4E" w:rsidP="00E06AE0">
      <w:pPr>
        <w:numPr>
          <w:ilvl w:val="0"/>
          <w:numId w:val="38"/>
        </w:numPr>
      </w:pPr>
      <w:r>
        <w:t>Onay kararı (onaylandı / reddedildi)</w:t>
      </w:r>
    </w:p>
    <w:p w14:paraId="2166A69F" w14:textId="77777777" w:rsidR="006C5BD2" w:rsidRDefault="00FC6C4E">
      <w:pPr>
        <w:pStyle w:val="FirstParagraph"/>
      </w:pPr>
      <w:r>
        <w:t>Not: Sistem bildirimleri için e-posta gönderimi tercihine bağlı olduğundan (notification_enabled), her bankada SMTP altyapısı olmayabilir. Bu ayar kapalı olduğunda yalnızca uygulama içi bildirimler aktif kalır.</w:t>
      </w:r>
    </w:p>
    <w:p w14:paraId="2166A6A0" w14:textId="77777777" w:rsidR="006C5BD2" w:rsidRDefault="00FC6C4E">
      <w:pPr>
        <w:pStyle w:val="Balk2"/>
      </w:pPr>
      <w:bookmarkStart w:id="54" w:name="manager-onay-akışı-bildirim-detayı"/>
      <w:bookmarkEnd w:id="52"/>
      <w:bookmarkEnd w:id="53"/>
      <w:r>
        <w:t>5.3 Manager Onay Akışı: Bildirim Detayı</w:t>
      </w:r>
    </w:p>
    <w:p w14:paraId="2166A6A1" w14:textId="77777777" w:rsidR="006C5BD2" w:rsidRDefault="00FC6C4E">
      <w:pPr>
        <w:pStyle w:val="FirstParagraph"/>
      </w:pPr>
      <w:r>
        <w:t>Notlarda belirtildiği üzere, Manager önüne düşen maker-checker onayları iki kanaldan erişilebilir:</w:t>
      </w:r>
    </w:p>
    <w:p w14:paraId="2166A6A2" w14:textId="3D697575" w:rsidR="006C5BD2" w:rsidRDefault="00FC6C4E">
      <w:pPr>
        <w:numPr>
          <w:ilvl w:val="0"/>
          <w:numId w:val="39"/>
        </w:numPr>
      </w:pPr>
      <w:r>
        <w:t xml:space="preserve">Soldaki menüden: </w:t>
      </w:r>
      <w:r w:rsidR="00C217A3">
        <w:t>B</w:t>
      </w:r>
      <w:r>
        <w:t>ekleyen Vaka kapatma onayları</w:t>
      </w:r>
      <w:r w:rsidR="00381790">
        <w:t xml:space="preserve"> “Vaka Listesi” altında</w:t>
      </w:r>
      <w:r>
        <w:t xml:space="preserve"> “</w:t>
      </w:r>
      <w:r w:rsidR="00381790">
        <w:t>Onay Bekleyenler</w:t>
      </w:r>
      <w:r>
        <w:t>” ekranı altında</w:t>
      </w:r>
      <w:r w:rsidR="00C217A3">
        <w:t xml:space="preserve"> </w:t>
      </w:r>
      <w:r>
        <w:t>listelenir. Her iki alanda da ilgili menü öğesi bekleyen istek sayısını rozet olarak gösterir ve tıklandığında ilgili onay kuyruğuna yönlendirir.</w:t>
      </w:r>
    </w:p>
    <w:p w14:paraId="2166A6A3" w14:textId="77777777" w:rsidR="006C5BD2" w:rsidRDefault="00FC6C4E">
      <w:pPr>
        <w:numPr>
          <w:ilvl w:val="0"/>
          <w:numId w:val="39"/>
        </w:numPr>
      </w:pPr>
      <w:r>
        <w:t>Bildirim paneli: Her yeni onay isteği, ilgili yöneticilerin zil ikonu üzerinde rozet artışına ve bildirim listesine eklenmesine neden olur.</w:t>
      </w:r>
    </w:p>
    <w:p w14:paraId="2166A6A4" w14:textId="77777777" w:rsidR="006C5BD2" w:rsidRDefault="00FC6C4E">
      <w:pPr>
        <w:numPr>
          <w:ilvl w:val="0"/>
          <w:numId w:val="39"/>
        </w:numPr>
      </w:pPr>
      <w:r>
        <w:t>Maker-Checker yapısına göre sayfa yetkileri dinamik olarak değişir: AÇIK modda vaka kapatma formu "Onaya Gönder" butonuna dönüşür; yöneticiler Onay Bekleyenler menü öğesini görür.</w:t>
      </w:r>
    </w:p>
    <w:p w14:paraId="2166A6A5" w14:textId="650D1A21" w:rsidR="006C5BD2" w:rsidRDefault="00FC6C4E">
      <w:pPr>
        <w:pStyle w:val="Balk1"/>
      </w:pPr>
      <w:bookmarkStart w:id="55" w:name="uçtan-uca-soruşturma-iş-akışı"/>
      <w:bookmarkEnd w:id="49"/>
      <w:bookmarkEnd w:id="54"/>
      <w:r>
        <w:t>6. Uçtan Uca Akış</w:t>
      </w:r>
    </w:p>
    <w:tbl>
      <w:tblPr>
        <w:tblStyle w:val="Table"/>
        <w:tblW w:w="4891" w:type="pct"/>
        <w:tblLook w:val="0020" w:firstRow="1" w:lastRow="0" w:firstColumn="0" w:lastColumn="0" w:noHBand="0" w:noVBand="0"/>
      </w:tblPr>
      <w:tblGrid>
        <w:gridCol w:w="805"/>
        <w:gridCol w:w="2330"/>
        <w:gridCol w:w="1897"/>
        <w:gridCol w:w="4169"/>
      </w:tblGrid>
      <w:tr w:rsidR="006C5BD2" w14:paraId="2166A6AA"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A6" w14:textId="77777777" w:rsidR="006C5BD2" w:rsidRDefault="00FC6C4E">
            <w:pPr>
              <w:pStyle w:val="Compact"/>
            </w:pPr>
            <w:r>
              <w:rPr>
                <w:b/>
                <w:bCs/>
              </w:rPr>
              <w:t>Adım</w:t>
            </w:r>
          </w:p>
        </w:tc>
        <w:tc>
          <w:tcPr>
            <w:tcW w:w="0" w:type="auto"/>
          </w:tcPr>
          <w:p w14:paraId="2166A6A7" w14:textId="77777777" w:rsidR="006C5BD2" w:rsidRDefault="00FC6C4E">
            <w:pPr>
              <w:pStyle w:val="Compact"/>
            </w:pPr>
            <w:r>
              <w:rPr>
                <w:b/>
                <w:bCs/>
              </w:rPr>
              <w:t>Ekran</w:t>
            </w:r>
          </w:p>
        </w:tc>
        <w:tc>
          <w:tcPr>
            <w:tcW w:w="0" w:type="auto"/>
          </w:tcPr>
          <w:p w14:paraId="2166A6A8" w14:textId="77777777" w:rsidR="006C5BD2" w:rsidRDefault="00FC6C4E">
            <w:pPr>
              <w:pStyle w:val="Compact"/>
            </w:pPr>
            <w:r>
              <w:rPr>
                <w:b/>
                <w:bCs/>
              </w:rPr>
              <w:t>Eylem / Fonksiyon</w:t>
            </w:r>
          </w:p>
        </w:tc>
        <w:tc>
          <w:tcPr>
            <w:tcW w:w="0" w:type="auto"/>
          </w:tcPr>
          <w:p w14:paraId="2166A6A9" w14:textId="77777777" w:rsidR="006C5BD2" w:rsidRDefault="00FC6C4E">
            <w:pPr>
              <w:pStyle w:val="Compact"/>
            </w:pPr>
            <w:r>
              <w:rPr>
                <w:b/>
                <w:bCs/>
              </w:rPr>
              <w:t>Açıklama</w:t>
            </w:r>
          </w:p>
        </w:tc>
      </w:tr>
      <w:tr w:rsidR="006C5BD2" w14:paraId="2166A6AF" w14:textId="77777777">
        <w:tc>
          <w:tcPr>
            <w:tcW w:w="0" w:type="auto"/>
          </w:tcPr>
          <w:p w14:paraId="2166A6AB" w14:textId="77777777" w:rsidR="006C5BD2" w:rsidRDefault="00FC6C4E">
            <w:pPr>
              <w:pStyle w:val="Compact"/>
            </w:pPr>
            <w:r>
              <w:t>1</w:t>
            </w:r>
          </w:p>
        </w:tc>
        <w:tc>
          <w:tcPr>
            <w:tcW w:w="0" w:type="auto"/>
          </w:tcPr>
          <w:p w14:paraId="2166A6AC" w14:textId="77777777" w:rsidR="006C5BD2" w:rsidRDefault="00FC6C4E">
            <w:pPr>
              <w:pStyle w:val="Compact"/>
            </w:pPr>
            <w:r>
              <w:t>Giriş Ekranı</w:t>
            </w:r>
          </w:p>
        </w:tc>
        <w:tc>
          <w:tcPr>
            <w:tcW w:w="0" w:type="auto"/>
          </w:tcPr>
          <w:p w14:paraId="2166A6AD" w14:textId="77777777" w:rsidR="006C5BD2" w:rsidRDefault="00FC6C4E">
            <w:pPr>
              <w:pStyle w:val="Compact"/>
            </w:pPr>
            <w:r>
              <w:t>Kimlik Doğrulama</w:t>
            </w:r>
          </w:p>
        </w:tc>
        <w:tc>
          <w:tcPr>
            <w:tcW w:w="0" w:type="auto"/>
          </w:tcPr>
          <w:p w14:paraId="2166A6AE" w14:textId="77777777" w:rsidR="006C5BD2" w:rsidRDefault="00FC6C4E">
            <w:pPr>
              <w:pStyle w:val="Compact"/>
            </w:pPr>
            <w:r>
              <w:t xml:space="preserve">Kullanıcı SCM adresine gider, KeyCloak login sayfasına yönlendirilir. </w:t>
            </w:r>
            <w:r>
              <w:lastRenderedPageBreak/>
              <w:t>KeyCloak üzerinden kimlik doğrulama yapılır ve token ile SCM’ye döner.</w:t>
            </w:r>
          </w:p>
        </w:tc>
      </w:tr>
      <w:tr w:rsidR="006C5BD2" w14:paraId="2166A6B4" w14:textId="77777777">
        <w:tc>
          <w:tcPr>
            <w:tcW w:w="0" w:type="auto"/>
          </w:tcPr>
          <w:p w14:paraId="2166A6B0" w14:textId="77777777" w:rsidR="006C5BD2" w:rsidRDefault="00FC6C4E">
            <w:pPr>
              <w:pStyle w:val="Compact"/>
            </w:pPr>
            <w:r>
              <w:lastRenderedPageBreak/>
              <w:t>2</w:t>
            </w:r>
          </w:p>
        </w:tc>
        <w:tc>
          <w:tcPr>
            <w:tcW w:w="0" w:type="auto"/>
          </w:tcPr>
          <w:p w14:paraId="2166A6B1" w14:textId="77777777" w:rsidR="006C5BD2" w:rsidRDefault="00FC6C4E">
            <w:pPr>
              <w:pStyle w:val="Compact"/>
            </w:pPr>
            <w:r>
              <w:t>Vaka Oluşturma</w:t>
            </w:r>
          </w:p>
        </w:tc>
        <w:tc>
          <w:tcPr>
            <w:tcW w:w="0" w:type="auto"/>
          </w:tcPr>
          <w:p w14:paraId="2166A6B2" w14:textId="77777777" w:rsidR="006C5BD2" w:rsidRDefault="00FC6C4E">
            <w:pPr>
              <w:pStyle w:val="Compact"/>
            </w:pPr>
            <w:r>
              <w:t>İşlem Listesi İnceleme</w:t>
            </w:r>
          </w:p>
        </w:tc>
        <w:tc>
          <w:tcPr>
            <w:tcW w:w="0" w:type="auto"/>
          </w:tcPr>
          <w:p w14:paraId="2166A6B3" w14:textId="77777777" w:rsidR="006C5BD2" w:rsidRDefault="00FC6C4E">
            <w:pPr>
              <w:pStyle w:val="Compact"/>
            </w:pPr>
            <w:r>
              <w:t>SFD'den gelen işlemler listelenir. Analist durum, skor ve varlık bilgilerine göre filtreler.</w:t>
            </w:r>
          </w:p>
        </w:tc>
      </w:tr>
      <w:tr w:rsidR="006C5BD2" w14:paraId="2166A6B9" w14:textId="77777777">
        <w:tc>
          <w:tcPr>
            <w:tcW w:w="0" w:type="auto"/>
          </w:tcPr>
          <w:p w14:paraId="2166A6B5" w14:textId="77777777" w:rsidR="006C5BD2" w:rsidRDefault="00FC6C4E">
            <w:pPr>
              <w:pStyle w:val="Compact"/>
            </w:pPr>
            <w:r>
              <w:t>3</w:t>
            </w:r>
          </w:p>
        </w:tc>
        <w:tc>
          <w:tcPr>
            <w:tcW w:w="0" w:type="auto"/>
          </w:tcPr>
          <w:p w14:paraId="2166A6B6" w14:textId="77777777" w:rsidR="006C5BD2" w:rsidRDefault="00FC6C4E">
            <w:pPr>
              <w:pStyle w:val="Compact"/>
            </w:pPr>
            <w:r>
              <w:t>Vaka Oluşturma</w:t>
            </w:r>
          </w:p>
        </w:tc>
        <w:tc>
          <w:tcPr>
            <w:tcW w:w="0" w:type="auto"/>
          </w:tcPr>
          <w:p w14:paraId="2166A6B7" w14:textId="77777777" w:rsidR="006C5BD2" w:rsidRDefault="00FC6C4E">
            <w:pPr>
              <w:pStyle w:val="Compact"/>
            </w:pPr>
            <w:r>
              <w:t>Vaka Oluşturma</w:t>
            </w:r>
          </w:p>
        </w:tc>
        <w:tc>
          <w:tcPr>
            <w:tcW w:w="0" w:type="auto"/>
          </w:tcPr>
          <w:p w14:paraId="2166A6B8" w14:textId="77777777" w:rsidR="006C5BD2" w:rsidRDefault="00FC6C4E">
            <w:pPr>
              <w:pStyle w:val="Compact"/>
            </w:pPr>
            <w:r>
              <w:t>Bir veya birden fazla işlem seçilir, "Vaka Oluştur" tıklanır. Vaka adı ve alan girilir.</w:t>
            </w:r>
          </w:p>
        </w:tc>
      </w:tr>
      <w:tr w:rsidR="006C5BD2" w14:paraId="2166A6BE" w14:textId="77777777">
        <w:tc>
          <w:tcPr>
            <w:tcW w:w="0" w:type="auto"/>
          </w:tcPr>
          <w:p w14:paraId="2166A6BA" w14:textId="77777777" w:rsidR="006C5BD2" w:rsidRDefault="00FC6C4E">
            <w:pPr>
              <w:pStyle w:val="Compact"/>
            </w:pPr>
            <w:r>
              <w:t>4</w:t>
            </w:r>
          </w:p>
        </w:tc>
        <w:tc>
          <w:tcPr>
            <w:tcW w:w="0" w:type="auto"/>
          </w:tcPr>
          <w:p w14:paraId="2166A6BB" w14:textId="77777777" w:rsidR="006C5BD2" w:rsidRDefault="00FC6C4E">
            <w:pPr>
              <w:pStyle w:val="Compact"/>
            </w:pPr>
            <w:r>
              <w:t>Vaka Listesi</w:t>
            </w:r>
          </w:p>
        </w:tc>
        <w:tc>
          <w:tcPr>
            <w:tcW w:w="0" w:type="auto"/>
          </w:tcPr>
          <w:p w14:paraId="2166A6BC" w14:textId="77777777" w:rsidR="006C5BD2" w:rsidRDefault="00FC6C4E">
            <w:pPr>
              <w:pStyle w:val="Compact"/>
            </w:pPr>
            <w:r>
              <w:t>Vaka Görüntüleme / Atama</w:t>
            </w:r>
          </w:p>
        </w:tc>
        <w:tc>
          <w:tcPr>
            <w:tcW w:w="0" w:type="auto"/>
          </w:tcPr>
          <w:p w14:paraId="2166A6BD" w14:textId="77777777" w:rsidR="006C5BD2" w:rsidRDefault="00FC6C4E">
            <w:pPr>
              <w:pStyle w:val="Compact"/>
            </w:pPr>
            <w:r>
              <w:t>Oluşturulan vaka listede Open ve Unassigned görünür. Yönetici atama yapar.</w:t>
            </w:r>
          </w:p>
        </w:tc>
      </w:tr>
      <w:tr w:rsidR="006C5BD2" w14:paraId="2166A6C3" w14:textId="77777777">
        <w:tc>
          <w:tcPr>
            <w:tcW w:w="0" w:type="auto"/>
          </w:tcPr>
          <w:p w14:paraId="2166A6BF" w14:textId="77777777" w:rsidR="006C5BD2" w:rsidRDefault="00FC6C4E">
            <w:pPr>
              <w:pStyle w:val="Compact"/>
            </w:pPr>
            <w:r>
              <w:t>5</w:t>
            </w:r>
          </w:p>
        </w:tc>
        <w:tc>
          <w:tcPr>
            <w:tcW w:w="0" w:type="auto"/>
          </w:tcPr>
          <w:p w14:paraId="2166A6C0" w14:textId="77777777" w:rsidR="006C5BD2" w:rsidRDefault="00FC6C4E">
            <w:pPr>
              <w:pStyle w:val="Compact"/>
            </w:pPr>
            <w:r>
              <w:t>Vaka Detayı</w:t>
            </w:r>
          </w:p>
        </w:tc>
        <w:tc>
          <w:tcPr>
            <w:tcW w:w="0" w:type="auto"/>
          </w:tcPr>
          <w:p w14:paraId="2166A6C1" w14:textId="77777777" w:rsidR="006C5BD2" w:rsidRDefault="00FC6C4E">
            <w:pPr>
              <w:pStyle w:val="Compact"/>
            </w:pPr>
            <w:r>
              <w:t>İşlemleri İnceleme</w:t>
            </w:r>
          </w:p>
        </w:tc>
        <w:tc>
          <w:tcPr>
            <w:tcW w:w="0" w:type="auto"/>
          </w:tcPr>
          <w:p w14:paraId="2166A6C2" w14:textId="77777777" w:rsidR="006C5BD2" w:rsidRDefault="00FC6C4E">
            <w:pPr>
              <w:pStyle w:val="Compact"/>
            </w:pPr>
            <w:r>
              <w:t>Analist vakaya bağlı işlemleri, tetiklenen kuralları ve ilişkili varlıkları inceler.</w:t>
            </w:r>
          </w:p>
        </w:tc>
      </w:tr>
      <w:tr w:rsidR="006C5BD2" w14:paraId="2166A6C8" w14:textId="77777777">
        <w:tc>
          <w:tcPr>
            <w:tcW w:w="0" w:type="auto"/>
          </w:tcPr>
          <w:p w14:paraId="2166A6C4" w14:textId="77777777" w:rsidR="006C5BD2" w:rsidRDefault="00FC6C4E">
            <w:pPr>
              <w:pStyle w:val="Compact"/>
            </w:pPr>
            <w:r>
              <w:t>6</w:t>
            </w:r>
          </w:p>
        </w:tc>
        <w:tc>
          <w:tcPr>
            <w:tcW w:w="0" w:type="auto"/>
          </w:tcPr>
          <w:p w14:paraId="2166A6C5" w14:textId="77777777" w:rsidR="006C5BD2" w:rsidRDefault="00FC6C4E">
            <w:pPr>
              <w:pStyle w:val="Compact"/>
            </w:pPr>
            <w:r>
              <w:t>Vaka Detayı → Customer/Card sekmeleri</w:t>
            </w:r>
          </w:p>
        </w:tc>
        <w:tc>
          <w:tcPr>
            <w:tcW w:w="0" w:type="auto"/>
          </w:tcPr>
          <w:p w14:paraId="2166A6C6" w14:textId="77777777" w:rsidR="006C5BD2" w:rsidRDefault="00FC6C4E">
            <w:pPr>
              <w:pStyle w:val="Compact"/>
            </w:pPr>
            <w:r>
              <w:t>Varlık İnceleme</w:t>
            </w:r>
          </w:p>
        </w:tc>
        <w:tc>
          <w:tcPr>
            <w:tcW w:w="0" w:type="auto"/>
          </w:tcPr>
          <w:p w14:paraId="2166A6C7" w14:textId="77777777" w:rsidR="006C5BD2" w:rsidRDefault="00FC6C4E">
            <w:pPr>
              <w:pStyle w:val="Compact"/>
            </w:pPr>
            <w:r>
              <w:t>Müşteri, banka kartı, kredi kartı, hesap bilgileri entity filtreleme ile görüntülenir.</w:t>
            </w:r>
          </w:p>
        </w:tc>
      </w:tr>
      <w:tr w:rsidR="006C5BD2" w14:paraId="2166A6CD" w14:textId="77777777">
        <w:tc>
          <w:tcPr>
            <w:tcW w:w="0" w:type="auto"/>
          </w:tcPr>
          <w:p w14:paraId="2166A6C9" w14:textId="77777777" w:rsidR="006C5BD2" w:rsidRDefault="00FC6C4E">
            <w:pPr>
              <w:pStyle w:val="Compact"/>
            </w:pPr>
            <w:r>
              <w:t>7</w:t>
            </w:r>
          </w:p>
        </w:tc>
        <w:tc>
          <w:tcPr>
            <w:tcW w:w="0" w:type="auto"/>
          </w:tcPr>
          <w:p w14:paraId="2166A6CA" w14:textId="77777777" w:rsidR="006C5BD2" w:rsidRDefault="00FC6C4E">
            <w:pPr>
              <w:pStyle w:val="Compact"/>
            </w:pPr>
            <w:r>
              <w:t>Vaka Detayı → Transactions sekmesi</w:t>
            </w:r>
          </w:p>
        </w:tc>
        <w:tc>
          <w:tcPr>
            <w:tcW w:w="0" w:type="auto"/>
          </w:tcPr>
          <w:p w14:paraId="2166A6CB" w14:textId="77777777" w:rsidR="006C5BD2" w:rsidRDefault="00FC6C4E">
            <w:pPr>
              <w:pStyle w:val="Compact"/>
            </w:pPr>
            <w:r>
              <w:t>İşlem İnceleme (Salt Okunur)</w:t>
            </w:r>
          </w:p>
        </w:tc>
        <w:tc>
          <w:tcPr>
            <w:tcW w:w="0" w:type="auto"/>
          </w:tcPr>
          <w:p w14:paraId="2166A6CC" w14:textId="77777777" w:rsidR="006C5BD2" w:rsidRDefault="00FC6C4E">
            <w:pPr>
              <w:pStyle w:val="Compact"/>
            </w:pPr>
            <w:r>
              <w:t>Analist vakaya bağlı fraud işlemlerini ve upstream sistemlerden gelen tutar/pay bilgilerini inceler.</w:t>
            </w:r>
          </w:p>
        </w:tc>
      </w:tr>
      <w:tr w:rsidR="006C5BD2" w14:paraId="2166A6D2" w14:textId="77777777">
        <w:tc>
          <w:tcPr>
            <w:tcW w:w="0" w:type="auto"/>
          </w:tcPr>
          <w:p w14:paraId="2166A6CE" w14:textId="77777777" w:rsidR="006C5BD2" w:rsidRDefault="00FC6C4E">
            <w:pPr>
              <w:pStyle w:val="Compact"/>
            </w:pPr>
            <w:r>
              <w:t>8</w:t>
            </w:r>
          </w:p>
        </w:tc>
        <w:tc>
          <w:tcPr>
            <w:tcW w:w="0" w:type="auto"/>
          </w:tcPr>
          <w:p w14:paraId="2166A6CF" w14:textId="77777777" w:rsidR="006C5BD2" w:rsidRDefault="00FC6C4E">
            <w:pPr>
              <w:pStyle w:val="Compact"/>
            </w:pPr>
            <w:r>
              <w:t>Vaka Detayı → Comments sekmesi</w:t>
            </w:r>
          </w:p>
        </w:tc>
        <w:tc>
          <w:tcPr>
            <w:tcW w:w="0" w:type="auto"/>
          </w:tcPr>
          <w:p w14:paraId="2166A6D0" w14:textId="77777777" w:rsidR="006C5BD2" w:rsidRDefault="00FC6C4E">
            <w:pPr>
              <w:pStyle w:val="Compact"/>
            </w:pPr>
            <w:r>
              <w:t>Yorum Ekleme</w:t>
            </w:r>
          </w:p>
        </w:tc>
        <w:tc>
          <w:tcPr>
            <w:tcW w:w="0" w:type="auto"/>
          </w:tcPr>
          <w:p w14:paraId="2166A6D1" w14:textId="77777777" w:rsidR="006C5BD2" w:rsidRDefault="00FC6C4E">
            <w:pPr>
              <w:pStyle w:val="Compact"/>
            </w:pPr>
            <w:r>
              <w:t>Bulgular belgelenir.</w:t>
            </w:r>
          </w:p>
        </w:tc>
      </w:tr>
      <w:tr w:rsidR="006C5BD2" w14:paraId="2166A6D7" w14:textId="77777777">
        <w:tc>
          <w:tcPr>
            <w:tcW w:w="0" w:type="auto"/>
          </w:tcPr>
          <w:p w14:paraId="2166A6D3" w14:textId="77777777" w:rsidR="006C5BD2" w:rsidRDefault="00FC6C4E">
            <w:pPr>
              <w:pStyle w:val="Compact"/>
            </w:pPr>
            <w:r>
              <w:t>9</w:t>
            </w:r>
          </w:p>
        </w:tc>
        <w:tc>
          <w:tcPr>
            <w:tcW w:w="0" w:type="auto"/>
          </w:tcPr>
          <w:p w14:paraId="2166A6D4" w14:textId="77777777" w:rsidR="006C5BD2" w:rsidRDefault="00FC6C4E">
            <w:pPr>
              <w:pStyle w:val="Compact"/>
            </w:pPr>
            <w:r>
              <w:t>Vaka Detayı → Attachments sekmesi</w:t>
            </w:r>
          </w:p>
        </w:tc>
        <w:tc>
          <w:tcPr>
            <w:tcW w:w="0" w:type="auto"/>
          </w:tcPr>
          <w:p w14:paraId="2166A6D5" w14:textId="77777777" w:rsidR="006C5BD2" w:rsidRDefault="00FC6C4E">
            <w:pPr>
              <w:pStyle w:val="Compact"/>
            </w:pPr>
            <w:r>
              <w:t>Dosya Yükleme</w:t>
            </w:r>
          </w:p>
        </w:tc>
        <w:tc>
          <w:tcPr>
            <w:tcW w:w="0" w:type="auto"/>
          </w:tcPr>
          <w:p w14:paraId="2166A6D6" w14:textId="77777777" w:rsidR="006C5BD2" w:rsidRDefault="00FC6C4E">
            <w:pPr>
              <w:pStyle w:val="Compact"/>
            </w:pPr>
            <w:r>
              <w:t>Destekleyici belgeler yüklenir (maks. 25 MB/dosya).</w:t>
            </w:r>
          </w:p>
        </w:tc>
      </w:tr>
      <w:tr w:rsidR="006C5BD2" w14:paraId="2166A6DC" w14:textId="77777777">
        <w:tc>
          <w:tcPr>
            <w:tcW w:w="0" w:type="auto"/>
          </w:tcPr>
          <w:p w14:paraId="2166A6D8" w14:textId="77777777" w:rsidR="006C5BD2" w:rsidRDefault="00FC6C4E">
            <w:pPr>
              <w:pStyle w:val="Compact"/>
            </w:pPr>
            <w:r>
              <w:t>10</w:t>
            </w:r>
          </w:p>
        </w:tc>
        <w:tc>
          <w:tcPr>
            <w:tcW w:w="0" w:type="auto"/>
          </w:tcPr>
          <w:p w14:paraId="2166A6D9" w14:textId="77777777" w:rsidR="006C5BD2" w:rsidRDefault="00FC6C4E">
            <w:pPr>
              <w:pStyle w:val="Compact"/>
            </w:pPr>
            <w:r>
              <w:t>Vaka Detayı</w:t>
            </w:r>
          </w:p>
        </w:tc>
        <w:tc>
          <w:tcPr>
            <w:tcW w:w="0" w:type="auto"/>
          </w:tcPr>
          <w:p w14:paraId="2166A6DA" w14:textId="77777777" w:rsidR="006C5BD2" w:rsidRDefault="00FC6C4E">
            <w:pPr>
              <w:pStyle w:val="Compact"/>
            </w:pPr>
            <w:r>
              <w:t>Vaka Kapatma</w:t>
            </w:r>
          </w:p>
        </w:tc>
        <w:tc>
          <w:tcPr>
            <w:tcW w:w="0" w:type="auto"/>
          </w:tcPr>
          <w:p w14:paraId="2166A6DB" w14:textId="77777777" w:rsidR="006C5BD2" w:rsidRDefault="00FC6C4E">
            <w:pPr>
              <w:pStyle w:val="Compact"/>
            </w:pPr>
            <w:r>
              <w:t>Kapama nedeni seçilir. Maker-Checker moduna göre anlık kapatma veya onay akışı. Karar yalnızca SCM’de saklanır.</w:t>
            </w:r>
          </w:p>
        </w:tc>
      </w:tr>
      <w:tr w:rsidR="006C5BD2" w14:paraId="2166A6E1" w14:textId="77777777">
        <w:tc>
          <w:tcPr>
            <w:tcW w:w="0" w:type="auto"/>
          </w:tcPr>
          <w:p w14:paraId="2166A6DD" w14:textId="77777777" w:rsidR="006C5BD2" w:rsidRDefault="00FC6C4E">
            <w:pPr>
              <w:pStyle w:val="Compact"/>
            </w:pPr>
            <w:r>
              <w:t>11</w:t>
            </w:r>
          </w:p>
        </w:tc>
        <w:tc>
          <w:tcPr>
            <w:tcW w:w="0" w:type="auto"/>
          </w:tcPr>
          <w:p w14:paraId="2166A6DE" w14:textId="77777777" w:rsidR="006C5BD2" w:rsidRDefault="00FC6C4E">
            <w:pPr>
              <w:pStyle w:val="Compact"/>
            </w:pPr>
            <w:r>
              <w:t>Raporlar</w:t>
            </w:r>
          </w:p>
        </w:tc>
        <w:tc>
          <w:tcPr>
            <w:tcW w:w="0" w:type="auto"/>
          </w:tcPr>
          <w:p w14:paraId="2166A6DF" w14:textId="77777777" w:rsidR="006C5BD2" w:rsidRDefault="00FC6C4E">
            <w:pPr>
              <w:pStyle w:val="Compact"/>
            </w:pPr>
            <w:r>
              <w:t>Raporlama</w:t>
            </w:r>
          </w:p>
        </w:tc>
        <w:tc>
          <w:tcPr>
            <w:tcW w:w="0" w:type="auto"/>
          </w:tcPr>
          <w:p w14:paraId="2166A6E0" w14:textId="77777777" w:rsidR="006C5BD2" w:rsidRDefault="00FC6C4E">
            <w:pPr>
              <w:pStyle w:val="Compact"/>
            </w:pPr>
            <w:r>
              <w:t>Yönetici SLA, vaka aktivitesi ve fraud özet raporlarını çalıştırır.</w:t>
            </w:r>
          </w:p>
        </w:tc>
      </w:tr>
    </w:tbl>
    <w:p w14:paraId="2166A6E2" w14:textId="77777777" w:rsidR="006C5BD2" w:rsidRDefault="00FC6C4E">
      <w:pPr>
        <w:pStyle w:val="Balk1"/>
      </w:pPr>
      <w:bookmarkStart w:id="56" w:name="rol-bazlı-erişim-matrisi"/>
      <w:bookmarkEnd w:id="55"/>
      <w:del w:id="57" w:author="Claude" w:date="2026-03-03T00:00:00Z">
        <w:r>
          <w:delText>7. Rol Bazlı Erişim Matrisi</w:delText>
        </w:r>
      </w:del>
      <w:ins w:id="58" w:author="Claude" w:date="2026-03-03T00:00:00Z">
        <w:r>
          <w:t>7. Yetki ve Rol Modeli</w:t>
        </w:r>
      </w:ins>
    </w:p>
    <w:p w14:paraId="14D6D3DD" w14:textId="77777777" w:rsidR="00D5030B" w:rsidRDefault="00492096">
      <w:pPr>
        <w:rPr>
          <w:ins w:id="59" w:author="Claude" w:date="2026-03-03T00:00:00Z"/>
        </w:rPr>
      </w:pPr>
      <w:ins w:id="60" w:author="Claude" w:date="2026-03-03T00:00:00Z">
        <w:r>
          <w:t>SCM, rol tabanlı değil yetki tabanlı bir erişim modeli kullanır. Önce atomik yetkiler tanımlanır; ardından bu yetkiler paketlenerek rollere dönüştürülür. Bu yapı, farklı bankaların ihtiyaçlarına göre özelleştirilebilen parametrik roller oluşturulmasına olanak tanır. Maker-Checker onay yetkisi de dahil olmak üzere tüm onay akışı yetkileri parametrik olarak rollere atanabilir.</w:t>
        </w:r>
      </w:ins>
    </w:p>
    <w:p w14:paraId="108A86ED" w14:textId="77777777" w:rsidR="00D5030B" w:rsidRDefault="00492096">
      <w:pPr>
        <w:rPr>
          <w:ins w:id="61" w:author="Claude" w:date="2026-03-03T00:00:00Z"/>
        </w:rPr>
      </w:pPr>
      <w:ins w:id="62" w:author="Claude" w:date="2026-03-03T00:00:00Z">
        <w:r>
          <w:t xml:space="preserve">Temel yetki örnekleri (tam liste sistem konfigürasyonunda tanımlanır): case_view (vaka görüntüleme), case_create (vaka oluşturma), case_edit (vaka düzenleme), case_close (vaka </w:t>
        </w:r>
        <w:r>
          <w:lastRenderedPageBreak/>
          <w:t>kapatma), case_delete (vaka silme – nadiren verilen özel yetki), case_approve (onay verme), case_review_invite (sistem dışı reviewer davet etme), transaction_view (işlem görüntüleme), report_run (rapor çalıştırma), settings_manage (sistem ayarları). Bu yetkiler paketlenerek varsayılan roller oluşturulur: Fraud Analist, İnceleyici, Yönetici, Admin, Reviewer (sistem dışı davetli).</w:t>
        </w:r>
      </w:ins>
    </w:p>
    <w:p w14:paraId="2D66EA12" w14:textId="77777777" w:rsidR="00D5030B" w:rsidRDefault="00492096">
      <w:pPr>
        <w:rPr>
          <w:ins w:id="63" w:author="Claude" w:date="2026-03-03T00:00:00Z"/>
        </w:rPr>
      </w:pPr>
      <w:ins w:id="64" w:author="Claude" w:date="2026-03-03T00:00:00Z">
        <w:r>
          <w:t>Sistem Dışı Reviewer Daveti: Bir analist veya yönetici, SCM hesabı olmayan sistem dışı kişileri (örn. şube operatörü) belirli bir vaka için review yapmaya davet edebilir. Davet e-posta yoluyla özel bir bağlantı (link) ile gönderilir. Davet edilen kişi yalnızca davet edildiği vakayı görüntüleyebilir ve review notu ekleyebilir; başka herhangi bir vakaya ya da sistem özelliğine erişimi yoktur. Reviewer rolü sistemde ayrı bir rol olarak tanımlanır ve içinde review yetkisi (case_review) bulunur. Review yetkisi geleneksel roller (Fraud Analist, Yönetici vb.) altında da atanabilir.</w:t>
        </w:r>
      </w:ins>
    </w:p>
    <w:tbl>
      <w:tblPr>
        <w:tblStyle w:val="Table"/>
        <w:tblW w:w="4888" w:type="pct"/>
        <w:tblLook w:val="0020" w:firstRow="1" w:lastRow="0" w:firstColumn="0" w:lastColumn="0" w:noHBand="0" w:noVBand="0"/>
      </w:tblPr>
      <w:tblGrid>
        <w:gridCol w:w="3071"/>
        <w:gridCol w:w="1607"/>
        <w:gridCol w:w="1303"/>
        <w:gridCol w:w="1607"/>
        <w:gridCol w:w="1607"/>
      </w:tblGrid>
      <w:tr w:rsidR="006C5BD2" w14:paraId="2166A6E8"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E3" w14:textId="77777777" w:rsidR="006C5BD2" w:rsidRDefault="00FC6C4E">
            <w:pPr>
              <w:pStyle w:val="Compact"/>
            </w:pPr>
            <w:r>
              <w:rPr>
                <w:b/>
                <w:bCs/>
              </w:rPr>
              <w:t>Yetki</w:t>
            </w:r>
          </w:p>
        </w:tc>
        <w:tc>
          <w:tcPr>
            <w:tcW w:w="0" w:type="auto"/>
          </w:tcPr>
          <w:p w14:paraId="2166A6E4" w14:textId="77777777" w:rsidR="006C5BD2" w:rsidRDefault="00FC6C4E">
            <w:pPr>
              <w:pStyle w:val="Compact"/>
            </w:pPr>
            <w:r>
              <w:rPr>
                <w:b/>
                <w:bCs/>
              </w:rPr>
              <w:t>Fraud Analist</w:t>
            </w:r>
          </w:p>
        </w:tc>
        <w:tc>
          <w:tcPr>
            <w:tcW w:w="0" w:type="auto"/>
          </w:tcPr>
          <w:p w14:paraId="2166A6E5" w14:textId="77777777" w:rsidR="006C5BD2" w:rsidRDefault="00FC6C4E">
            <w:pPr>
              <w:pStyle w:val="Compact"/>
            </w:pPr>
            <w:r>
              <w:rPr>
                <w:b/>
                <w:bCs/>
              </w:rPr>
              <w:t>İnceleyici</w:t>
            </w:r>
          </w:p>
        </w:tc>
        <w:tc>
          <w:tcPr>
            <w:tcW w:w="0" w:type="auto"/>
          </w:tcPr>
          <w:p w14:paraId="2166A6E6" w14:textId="77777777" w:rsidR="006C5BD2" w:rsidRDefault="00FC6C4E">
            <w:pPr>
              <w:pStyle w:val="Compact"/>
            </w:pPr>
            <w:r>
              <w:rPr>
                <w:b/>
                <w:bCs/>
              </w:rPr>
              <w:t>Yönetici</w:t>
            </w:r>
          </w:p>
        </w:tc>
        <w:tc>
          <w:tcPr>
            <w:tcW w:w="0" w:type="auto"/>
          </w:tcPr>
          <w:p w14:paraId="2166A6E7" w14:textId="77777777" w:rsidR="006C5BD2" w:rsidRDefault="00FC6C4E">
            <w:pPr>
              <w:pStyle w:val="Compact"/>
            </w:pPr>
            <w:r>
              <w:rPr>
                <w:b/>
                <w:bCs/>
              </w:rPr>
              <w:t>Admin</w:t>
            </w:r>
          </w:p>
        </w:tc>
      </w:tr>
      <w:tr w:rsidR="006C5BD2" w14:paraId="2166A6EE" w14:textId="77777777">
        <w:tc>
          <w:tcPr>
            <w:tcW w:w="0" w:type="auto"/>
          </w:tcPr>
          <w:p w14:paraId="2166A6E9" w14:textId="77777777" w:rsidR="006C5BD2" w:rsidRDefault="00FC6C4E">
            <w:pPr>
              <w:pStyle w:val="Compact"/>
            </w:pPr>
            <w:r>
              <w:t>Vaka Oluşturma: Liste Görüntüle</w:t>
            </w:r>
          </w:p>
        </w:tc>
        <w:tc>
          <w:tcPr>
            <w:tcW w:w="0" w:type="auto"/>
          </w:tcPr>
          <w:p w14:paraId="2166A6EA" w14:textId="77777777" w:rsidR="006C5BD2" w:rsidRDefault="00FC6C4E">
            <w:pPr>
              <w:pStyle w:val="Compact"/>
            </w:pPr>
            <w:r>
              <w:t>✓</w:t>
            </w:r>
          </w:p>
        </w:tc>
        <w:tc>
          <w:tcPr>
            <w:tcW w:w="0" w:type="auto"/>
          </w:tcPr>
          <w:p w14:paraId="2166A6EB" w14:textId="77777777" w:rsidR="006C5BD2" w:rsidRDefault="00FC6C4E">
            <w:pPr>
              <w:pStyle w:val="Compact"/>
            </w:pPr>
            <w:r>
              <w:t>✓</w:t>
            </w:r>
          </w:p>
        </w:tc>
        <w:tc>
          <w:tcPr>
            <w:tcW w:w="0" w:type="auto"/>
          </w:tcPr>
          <w:p w14:paraId="2166A6EC" w14:textId="77777777" w:rsidR="006C5BD2" w:rsidRDefault="00FC6C4E">
            <w:pPr>
              <w:pStyle w:val="Compact"/>
            </w:pPr>
            <w:r>
              <w:t>✓</w:t>
            </w:r>
          </w:p>
        </w:tc>
        <w:tc>
          <w:tcPr>
            <w:tcW w:w="0" w:type="auto"/>
          </w:tcPr>
          <w:p w14:paraId="2166A6ED" w14:textId="77777777" w:rsidR="006C5BD2" w:rsidRDefault="00FC6C4E">
            <w:pPr>
              <w:pStyle w:val="Compact"/>
            </w:pPr>
            <w:r>
              <w:t>—</w:t>
            </w:r>
          </w:p>
        </w:tc>
      </w:tr>
      <w:tr w:rsidR="006C5BD2" w14:paraId="2166A6F4" w14:textId="77777777">
        <w:tc>
          <w:tcPr>
            <w:tcW w:w="0" w:type="auto"/>
          </w:tcPr>
          <w:p w14:paraId="2166A6EF" w14:textId="77777777" w:rsidR="006C5BD2" w:rsidRDefault="00FC6C4E">
            <w:pPr>
              <w:pStyle w:val="Compact"/>
            </w:pPr>
            <w:r>
              <w:t>Vaka Oluşturma: Vaka Oluştur</w:t>
            </w:r>
          </w:p>
        </w:tc>
        <w:tc>
          <w:tcPr>
            <w:tcW w:w="0" w:type="auto"/>
          </w:tcPr>
          <w:p w14:paraId="2166A6F0" w14:textId="77777777" w:rsidR="006C5BD2" w:rsidRDefault="00FC6C4E">
            <w:pPr>
              <w:pStyle w:val="Compact"/>
            </w:pPr>
            <w:r>
              <w:t>✓</w:t>
            </w:r>
          </w:p>
        </w:tc>
        <w:tc>
          <w:tcPr>
            <w:tcW w:w="0" w:type="auto"/>
          </w:tcPr>
          <w:p w14:paraId="2166A6F1" w14:textId="77777777" w:rsidR="006C5BD2" w:rsidRDefault="00FC6C4E">
            <w:pPr>
              <w:pStyle w:val="Compact"/>
            </w:pPr>
            <w:r>
              <w:t>—</w:t>
            </w:r>
          </w:p>
        </w:tc>
        <w:tc>
          <w:tcPr>
            <w:tcW w:w="0" w:type="auto"/>
          </w:tcPr>
          <w:p w14:paraId="2166A6F2" w14:textId="77777777" w:rsidR="006C5BD2" w:rsidRDefault="00FC6C4E">
            <w:pPr>
              <w:pStyle w:val="Compact"/>
            </w:pPr>
            <w:r>
              <w:t>✓</w:t>
            </w:r>
          </w:p>
        </w:tc>
        <w:tc>
          <w:tcPr>
            <w:tcW w:w="0" w:type="auto"/>
          </w:tcPr>
          <w:p w14:paraId="2166A6F3" w14:textId="77777777" w:rsidR="006C5BD2" w:rsidRDefault="00FC6C4E">
            <w:pPr>
              <w:pStyle w:val="Compact"/>
            </w:pPr>
            <w:r>
              <w:t>—</w:t>
            </w:r>
          </w:p>
        </w:tc>
      </w:tr>
      <w:tr w:rsidR="006C5BD2" w14:paraId="2166A6FA" w14:textId="77777777">
        <w:tc>
          <w:tcPr>
            <w:tcW w:w="0" w:type="auto"/>
          </w:tcPr>
          <w:p w14:paraId="2166A6F5" w14:textId="77777777" w:rsidR="006C5BD2" w:rsidRDefault="00FC6C4E">
            <w:pPr>
              <w:pStyle w:val="Compact"/>
            </w:pPr>
            <w:r>
              <w:t>Vaka Listesi: Tüm Alan Vakalarını Görüntüle</w:t>
            </w:r>
          </w:p>
        </w:tc>
        <w:tc>
          <w:tcPr>
            <w:tcW w:w="0" w:type="auto"/>
          </w:tcPr>
          <w:p w14:paraId="2166A6F6" w14:textId="77777777" w:rsidR="006C5BD2" w:rsidRDefault="00FC6C4E">
            <w:pPr>
              <w:pStyle w:val="Compact"/>
            </w:pPr>
            <w:r>
              <w:t>✓ (kendi)</w:t>
            </w:r>
          </w:p>
        </w:tc>
        <w:tc>
          <w:tcPr>
            <w:tcW w:w="0" w:type="auto"/>
          </w:tcPr>
          <w:p w14:paraId="2166A6F7" w14:textId="77777777" w:rsidR="006C5BD2" w:rsidRDefault="00FC6C4E">
            <w:pPr>
              <w:pStyle w:val="Compact"/>
            </w:pPr>
            <w:r>
              <w:t>✓ (atanan)</w:t>
            </w:r>
          </w:p>
        </w:tc>
        <w:tc>
          <w:tcPr>
            <w:tcW w:w="0" w:type="auto"/>
          </w:tcPr>
          <w:p w14:paraId="2166A6F8" w14:textId="77777777" w:rsidR="006C5BD2" w:rsidRDefault="00FC6C4E">
            <w:pPr>
              <w:pStyle w:val="Compact"/>
            </w:pPr>
            <w:r>
              <w:t>✓ (tüm)</w:t>
            </w:r>
          </w:p>
        </w:tc>
        <w:tc>
          <w:tcPr>
            <w:tcW w:w="0" w:type="auto"/>
          </w:tcPr>
          <w:p w14:paraId="2166A6F9" w14:textId="77777777" w:rsidR="006C5BD2" w:rsidRDefault="00FC6C4E">
            <w:pPr>
              <w:pStyle w:val="Compact"/>
            </w:pPr>
            <w:r>
              <w:t>—</w:t>
            </w:r>
          </w:p>
        </w:tc>
      </w:tr>
      <w:tr w:rsidR="006C5BD2" w14:paraId="2166A700" w14:textId="77777777">
        <w:tc>
          <w:tcPr>
            <w:tcW w:w="0" w:type="auto"/>
          </w:tcPr>
          <w:p w14:paraId="2166A6FB" w14:textId="77777777" w:rsidR="006C5BD2" w:rsidRDefault="00FC6C4E">
            <w:pPr>
              <w:pStyle w:val="Compact"/>
            </w:pPr>
            <w:r>
              <w:t>Vaka Oluştur</w:t>
            </w:r>
          </w:p>
        </w:tc>
        <w:tc>
          <w:tcPr>
            <w:tcW w:w="0" w:type="auto"/>
          </w:tcPr>
          <w:p w14:paraId="2166A6FC" w14:textId="77777777" w:rsidR="006C5BD2" w:rsidRDefault="00FC6C4E">
            <w:pPr>
              <w:pStyle w:val="Compact"/>
            </w:pPr>
            <w:r>
              <w:t>✓</w:t>
            </w:r>
          </w:p>
        </w:tc>
        <w:tc>
          <w:tcPr>
            <w:tcW w:w="0" w:type="auto"/>
          </w:tcPr>
          <w:p w14:paraId="2166A6FD" w14:textId="77777777" w:rsidR="006C5BD2" w:rsidRDefault="00FC6C4E">
            <w:pPr>
              <w:pStyle w:val="Compact"/>
            </w:pPr>
            <w:r>
              <w:t>—</w:t>
            </w:r>
          </w:p>
        </w:tc>
        <w:tc>
          <w:tcPr>
            <w:tcW w:w="0" w:type="auto"/>
          </w:tcPr>
          <w:p w14:paraId="2166A6FE" w14:textId="77777777" w:rsidR="006C5BD2" w:rsidRDefault="00FC6C4E">
            <w:pPr>
              <w:pStyle w:val="Compact"/>
            </w:pPr>
            <w:r>
              <w:t>✓</w:t>
            </w:r>
          </w:p>
        </w:tc>
        <w:tc>
          <w:tcPr>
            <w:tcW w:w="0" w:type="auto"/>
          </w:tcPr>
          <w:p w14:paraId="2166A6FF" w14:textId="77777777" w:rsidR="006C5BD2" w:rsidRDefault="00FC6C4E">
            <w:pPr>
              <w:pStyle w:val="Compact"/>
            </w:pPr>
            <w:r>
              <w:t>—</w:t>
            </w:r>
          </w:p>
        </w:tc>
      </w:tr>
      <w:tr w:rsidR="006C5BD2" w14:paraId="2166A706" w14:textId="77777777">
        <w:tc>
          <w:tcPr>
            <w:tcW w:w="0" w:type="auto"/>
          </w:tcPr>
          <w:p w14:paraId="2166A701" w14:textId="77777777" w:rsidR="006C5BD2" w:rsidRDefault="00FC6C4E">
            <w:pPr>
              <w:pStyle w:val="Compact"/>
            </w:pPr>
            <w:r>
              <w:t>Vaka Düzenle / Kapat</w:t>
            </w:r>
          </w:p>
        </w:tc>
        <w:tc>
          <w:tcPr>
            <w:tcW w:w="0" w:type="auto"/>
          </w:tcPr>
          <w:p w14:paraId="2166A702" w14:textId="77777777" w:rsidR="006C5BD2" w:rsidRDefault="00FC6C4E">
            <w:pPr>
              <w:pStyle w:val="Compact"/>
            </w:pPr>
            <w:r>
              <w:t>✓ (kendi)</w:t>
            </w:r>
          </w:p>
        </w:tc>
        <w:tc>
          <w:tcPr>
            <w:tcW w:w="0" w:type="auto"/>
          </w:tcPr>
          <w:p w14:paraId="2166A703" w14:textId="77777777" w:rsidR="006C5BD2" w:rsidRDefault="00FC6C4E">
            <w:pPr>
              <w:pStyle w:val="Compact"/>
            </w:pPr>
            <w:r>
              <w:t>—</w:t>
            </w:r>
          </w:p>
        </w:tc>
        <w:tc>
          <w:tcPr>
            <w:tcW w:w="0" w:type="auto"/>
          </w:tcPr>
          <w:p w14:paraId="2166A704" w14:textId="77777777" w:rsidR="006C5BD2" w:rsidRDefault="00FC6C4E">
            <w:pPr>
              <w:pStyle w:val="Compact"/>
            </w:pPr>
            <w:r>
              <w:t>✓ (tüm)</w:t>
            </w:r>
          </w:p>
        </w:tc>
        <w:tc>
          <w:tcPr>
            <w:tcW w:w="0" w:type="auto"/>
          </w:tcPr>
          <w:p w14:paraId="2166A705" w14:textId="77777777" w:rsidR="006C5BD2" w:rsidRDefault="00FC6C4E">
            <w:pPr>
              <w:pStyle w:val="Compact"/>
            </w:pPr>
            <w:r>
              <w:t>—</w:t>
            </w:r>
          </w:p>
        </w:tc>
      </w:tr>
      <w:tr w:rsidR="006C5BD2" w14:paraId="2166A70C" w14:textId="77777777">
        <w:tc>
          <w:tcPr>
            <w:tcW w:w="0" w:type="auto"/>
          </w:tcPr>
          <w:p w14:paraId="2166A707" w14:textId="77777777" w:rsidR="006C5BD2" w:rsidRDefault="00FC6C4E">
            <w:pPr>
              <w:pStyle w:val="Compact"/>
            </w:pPr>
            <w:r>
              <w:t>Vaka Kapatma Onayla *</w:t>
            </w:r>
          </w:p>
        </w:tc>
        <w:tc>
          <w:tcPr>
            <w:tcW w:w="0" w:type="auto"/>
          </w:tcPr>
          <w:p w14:paraId="2166A708" w14:textId="77777777" w:rsidR="006C5BD2" w:rsidRDefault="00FC6C4E">
            <w:pPr>
              <w:pStyle w:val="Compact"/>
            </w:pPr>
            <w:r>
              <w:t>✓ (başkasının)</w:t>
            </w:r>
          </w:p>
        </w:tc>
        <w:tc>
          <w:tcPr>
            <w:tcW w:w="0" w:type="auto"/>
          </w:tcPr>
          <w:p w14:paraId="2166A709" w14:textId="77777777" w:rsidR="006C5BD2" w:rsidRDefault="00FC6C4E">
            <w:pPr>
              <w:pStyle w:val="Compact"/>
            </w:pPr>
            <w:r>
              <w:t>✓</w:t>
            </w:r>
          </w:p>
        </w:tc>
        <w:tc>
          <w:tcPr>
            <w:tcW w:w="0" w:type="auto"/>
          </w:tcPr>
          <w:p w14:paraId="2166A70A" w14:textId="77777777" w:rsidR="006C5BD2" w:rsidRDefault="00FC6C4E">
            <w:pPr>
              <w:pStyle w:val="Compact"/>
            </w:pPr>
            <w:r>
              <w:t>✓ (tüm)</w:t>
            </w:r>
          </w:p>
        </w:tc>
        <w:tc>
          <w:tcPr>
            <w:tcW w:w="0" w:type="auto"/>
          </w:tcPr>
          <w:p w14:paraId="2166A70B" w14:textId="77777777" w:rsidR="006C5BD2" w:rsidRDefault="00FC6C4E">
            <w:pPr>
              <w:pStyle w:val="Compact"/>
            </w:pPr>
            <w:r>
              <w:t>—</w:t>
            </w:r>
          </w:p>
        </w:tc>
      </w:tr>
      <w:tr w:rsidR="006C5BD2" w14:paraId="2166A712" w14:textId="77777777">
        <w:tc>
          <w:tcPr>
            <w:tcW w:w="0" w:type="auto"/>
          </w:tcPr>
          <w:p w14:paraId="2166A70D" w14:textId="77777777" w:rsidR="006C5BD2" w:rsidRDefault="00FC6C4E">
            <w:pPr>
              <w:pStyle w:val="Compact"/>
            </w:pPr>
            <w:r>
              <w:t>Vaka Ata (Kullanıcıya Atama)</w:t>
            </w:r>
          </w:p>
        </w:tc>
        <w:tc>
          <w:tcPr>
            <w:tcW w:w="0" w:type="auto"/>
          </w:tcPr>
          <w:p w14:paraId="2166A70E" w14:textId="77777777" w:rsidR="006C5BD2" w:rsidRDefault="00FC6C4E">
            <w:pPr>
              <w:pStyle w:val="Compact"/>
            </w:pPr>
            <w:r>
              <w:t>—</w:t>
            </w:r>
          </w:p>
        </w:tc>
        <w:tc>
          <w:tcPr>
            <w:tcW w:w="0" w:type="auto"/>
          </w:tcPr>
          <w:p w14:paraId="2166A70F" w14:textId="77777777" w:rsidR="006C5BD2" w:rsidRDefault="00FC6C4E">
            <w:pPr>
              <w:pStyle w:val="Compact"/>
            </w:pPr>
            <w:r>
              <w:t>—</w:t>
            </w:r>
          </w:p>
        </w:tc>
        <w:tc>
          <w:tcPr>
            <w:tcW w:w="0" w:type="auto"/>
          </w:tcPr>
          <w:p w14:paraId="2166A710" w14:textId="77777777" w:rsidR="006C5BD2" w:rsidRDefault="00FC6C4E">
            <w:pPr>
              <w:pStyle w:val="Compact"/>
            </w:pPr>
            <w:r>
              <w:t>✓</w:t>
            </w:r>
          </w:p>
        </w:tc>
        <w:tc>
          <w:tcPr>
            <w:tcW w:w="0" w:type="auto"/>
          </w:tcPr>
          <w:p w14:paraId="2166A711" w14:textId="77777777" w:rsidR="006C5BD2" w:rsidRDefault="00FC6C4E">
            <w:pPr>
              <w:pStyle w:val="Compact"/>
            </w:pPr>
            <w:r>
              <w:t>—</w:t>
            </w:r>
          </w:p>
        </w:tc>
      </w:tr>
      <w:tr w:rsidR="006C5BD2" w14:paraId="2166A718" w14:textId="77777777">
        <w:tc>
          <w:tcPr>
            <w:tcW w:w="0" w:type="auto"/>
          </w:tcPr>
          <w:p w14:paraId="2166A713" w14:textId="77777777" w:rsidR="006C5BD2" w:rsidRDefault="00FC6C4E">
            <w:pPr>
              <w:pStyle w:val="Compact"/>
            </w:pPr>
            <w:r>
              <w:t>Yorum Ekle</w:t>
            </w:r>
          </w:p>
        </w:tc>
        <w:tc>
          <w:tcPr>
            <w:tcW w:w="0" w:type="auto"/>
          </w:tcPr>
          <w:p w14:paraId="2166A714" w14:textId="77777777" w:rsidR="006C5BD2" w:rsidRDefault="00FC6C4E">
            <w:pPr>
              <w:pStyle w:val="Compact"/>
            </w:pPr>
            <w:r>
              <w:t>✓</w:t>
            </w:r>
          </w:p>
        </w:tc>
        <w:tc>
          <w:tcPr>
            <w:tcW w:w="0" w:type="auto"/>
          </w:tcPr>
          <w:p w14:paraId="2166A715" w14:textId="77777777" w:rsidR="006C5BD2" w:rsidRDefault="00FC6C4E">
            <w:pPr>
              <w:pStyle w:val="Compact"/>
            </w:pPr>
            <w:r>
              <w:t>✓</w:t>
            </w:r>
          </w:p>
        </w:tc>
        <w:tc>
          <w:tcPr>
            <w:tcW w:w="0" w:type="auto"/>
          </w:tcPr>
          <w:p w14:paraId="2166A716" w14:textId="77777777" w:rsidR="006C5BD2" w:rsidRDefault="00FC6C4E">
            <w:pPr>
              <w:pStyle w:val="Compact"/>
            </w:pPr>
            <w:r>
              <w:t>✓</w:t>
            </w:r>
          </w:p>
        </w:tc>
        <w:tc>
          <w:tcPr>
            <w:tcW w:w="0" w:type="auto"/>
          </w:tcPr>
          <w:p w14:paraId="2166A717" w14:textId="77777777" w:rsidR="006C5BD2" w:rsidRDefault="00FC6C4E">
            <w:pPr>
              <w:pStyle w:val="Compact"/>
            </w:pPr>
            <w:r>
              <w:t>—</w:t>
            </w:r>
          </w:p>
        </w:tc>
      </w:tr>
      <w:tr w:rsidR="006C5BD2" w14:paraId="2166A71E" w14:textId="77777777">
        <w:tc>
          <w:tcPr>
            <w:tcW w:w="0" w:type="auto"/>
          </w:tcPr>
          <w:p w14:paraId="2166A719" w14:textId="77777777" w:rsidR="006C5BD2" w:rsidRDefault="00FC6C4E">
            <w:pPr>
              <w:pStyle w:val="Compact"/>
            </w:pPr>
            <w:r>
              <w:t>İşlem Verilerini Görüntüle (Salt Okunur)</w:t>
            </w:r>
          </w:p>
        </w:tc>
        <w:tc>
          <w:tcPr>
            <w:tcW w:w="0" w:type="auto"/>
          </w:tcPr>
          <w:p w14:paraId="2166A71A" w14:textId="77777777" w:rsidR="006C5BD2" w:rsidRDefault="00FC6C4E">
            <w:pPr>
              <w:pStyle w:val="Compact"/>
            </w:pPr>
            <w:r>
              <w:t>✓</w:t>
            </w:r>
          </w:p>
        </w:tc>
        <w:tc>
          <w:tcPr>
            <w:tcW w:w="0" w:type="auto"/>
          </w:tcPr>
          <w:p w14:paraId="2166A71B" w14:textId="77777777" w:rsidR="006C5BD2" w:rsidRDefault="00FC6C4E">
            <w:pPr>
              <w:pStyle w:val="Compact"/>
            </w:pPr>
            <w:r>
              <w:t>✓</w:t>
            </w:r>
          </w:p>
        </w:tc>
        <w:tc>
          <w:tcPr>
            <w:tcW w:w="0" w:type="auto"/>
          </w:tcPr>
          <w:p w14:paraId="2166A71C" w14:textId="77777777" w:rsidR="006C5BD2" w:rsidRDefault="00FC6C4E">
            <w:pPr>
              <w:pStyle w:val="Compact"/>
            </w:pPr>
            <w:r>
              <w:t>✓</w:t>
            </w:r>
          </w:p>
        </w:tc>
        <w:tc>
          <w:tcPr>
            <w:tcW w:w="0" w:type="auto"/>
          </w:tcPr>
          <w:p w14:paraId="2166A71D" w14:textId="77777777" w:rsidR="006C5BD2" w:rsidRDefault="00FC6C4E">
            <w:pPr>
              <w:pStyle w:val="Compact"/>
            </w:pPr>
            <w:r>
              <w:t>—</w:t>
            </w:r>
          </w:p>
        </w:tc>
      </w:tr>
      <w:tr w:rsidR="006C5BD2" w14:paraId="2166A724" w14:textId="77777777">
        <w:tc>
          <w:tcPr>
            <w:tcW w:w="0" w:type="auto"/>
          </w:tcPr>
          <w:p w14:paraId="2166A71F" w14:textId="77777777" w:rsidR="006C5BD2" w:rsidRDefault="00FC6C4E">
            <w:pPr>
              <w:pStyle w:val="Compact"/>
            </w:pPr>
            <w:r>
              <w:t>Ekler Yükle / İndir</w:t>
            </w:r>
          </w:p>
        </w:tc>
        <w:tc>
          <w:tcPr>
            <w:tcW w:w="0" w:type="auto"/>
          </w:tcPr>
          <w:p w14:paraId="2166A720" w14:textId="77777777" w:rsidR="006C5BD2" w:rsidRDefault="00FC6C4E">
            <w:pPr>
              <w:pStyle w:val="Compact"/>
            </w:pPr>
            <w:r>
              <w:t>✓</w:t>
            </w:r>
          </w:p>
        </w:tc>
        <w:tc>
          <w:tcPr>
            <w:tcW w:w="0" w:type="auto"/>
          </w:tcPr>
          <w:p w14:paraId="2166A721" w14:textId="77777777" w:rsidR="006C5BD2" w:rsidRDefault="00FC6C4E">
            <w:pPr>
              <w:pStyle w:val="Compact"/>
            </w:pPr>
            <w:r>
              <w:t>✓</w:t>
            </w:r>
          </w:p>
        </w:tc>
        <w:tc>
          <w:tcPr>
            <w:tcW w:w="0" w:type="auto"/>
          </w:tcPr>
          <w:p w14:paraId="2166A722" w14:textId="77777777" w:rsidR="006C5BD2" w:rsidRDefault="00FC6C4E">
            <w:pPr>
              <w:pStyle w:val="Compact"/>
            </w:pPr>
            <w:r>
              <w:t>✓</w:t>
            </w:r>
          </w:p>
        </w:tc>
        <w:tc>
          <w:tcPr>
            <w:tcW w:w="0" w:type="auto"/>
          </w:tcPr>
          <w:p w14:paraId="2166A723" w14:textId="77777777" w:rsidR="006C5BD2" w:rsidRDefault="00FC6C4E">
            <w:pPr>
              <w:pStyle w:val="Compact"/>
            </w:pPr>
            <w:r>
              <w:t>—</w:t>
            </w:r>
          </w:p>
        </w:tc>
      </w:tr>
      <w:tr w:rsidR="006C5BD2" w14:paraId="2166A72A" w14:textId="77777777">
        <w:tc>
          <w:tcPr>
            <w:tcW w:w="0" w:type="auto"/>
          </w:tcPr>
          <w:p w14:paraId="2166A725" w14:textId="77777777" w:rsidR="006C5BD2" w:rsidRDefault="00FC6C4E">
            <w:pPr>
              <w:pStyle w:val="Compact"/>
            </w:pPr>
            <w:r>
              <w:t>Rapor Çalıştır</w:t>
            </w:r>
          </w:p>
        </w:tc>
        <w:tc>
          <w:tcPr>
            <w:tcW w:w="0" w:type="auto"/>
          </w:tcPr>
          <w:p w14:paraId="2166A726" w14:textId="77777777" w:rsidR="006C5BD2" w:rsidRDefault="00FC6C4E">
            <w:pPr>
              <w:pStyle w:val="Compact"/>
            </w:pPr>
            <w:r>
              <w:t>✓</w:t>
            </w:r>
          </w:p>
        </w:tc>
        <w:tc>
          <w:tcPr>
            <w:tcW w:w="0" w:type="auto"/>
          </w:tcPr>
          <w:p w14:paraId="2166A727" w14:textId="77777777" w:rsidR="006C5BD2" w:rsidRDefault="00FC6C4E">
            <w:pPr>
              <w:pStyle w:val="Compact"/>
            </w:pPr>
            <w:r>
              <w:t>✓</w:t>
            </w:r>
          </w:p>
        </w:tc>
        <w:tc>
          <w:tcPr>
            <w:tcW w:w="0" w:type="auto"/>
          </w:tcPr>
          <w:p w14:paraId="2166A728" w14:textId="77777777" w:rsidR="006C5BD2" w:rsidRDefault="00FC6C4E">
            <w:pPr>
              <w:pStyle w:val="Compact"/>
            </w:pPr>
            <w:r>
              <w:t>✓</w:t>
            </w:r>
          </w:p>
        </w:tc>
        <w:tc>
          <w:tcPr>
            <w:tcW w:w="0" w:type="auto"/>
          </w:tcPr>
          <w:p w14:paraId="2166A729" w14:textId="77777777" w:rsidR="006C5BD2" w:rsidRDefault="00FC6C4E">
            <w:pPr>
              <w:pStyle w:val="Compact"/>
            </w:pPr>
            <w:r>
              <w:t>—</w:t>
            </w:r>
          </w:p>
        </w:tc>
      </w:tr>
      <w:tr w:rsidR="006C5BD2" w14:paraId="2166A730" w14:textId="77777777">
        <w:tc>
          <w:tcPr>
            <w:tcW w:w="0" w:type="auto"/>
          </w:tcPr>
          <w:p w14:paraId="2166A72B" w14:textId="77777777" w:rsidR="006C5BD2" w:rsidRDefault="00FC6C4E">
            <w:pPr>
              <w:pStyle w:val="Compact"/>
            </w:pPr>
            <w:r>
              <w:t>Rapor Export (Excel)</w:t>
            </w:r>
          </w:p>
        </w:tc>
        <w:tc>
          <w:tcPr>
            <w:tcW w:w="0" w:type="auto"/>
          </w:tcPr>
          <w:p w14:paraId="2166A72C" w14:textId="77777777" w:rsidR="006C5BD2" w:rsidRDefault="00FC6C4E">
            <w:pPr>
              <w:pStyle w:val="Compact"/>
            </w:pPr>
            <w:r>
              <w:t>✓</w:t>
            </w:r>
          </w:p>
        </w:tc>
        <w:tc>
          <w:tcPr>
            <w:tcW w:w="0" w:type="auto"/>
          </w:tcPr>
          <w:p w14:paraId="2166A72D" w14:textId="77777777" w:rsidR="006C5BD2" w:rsidRDefault="00FC6C4E">
            <w:pPr>
              <w:pStyle w:val="Compact"/>
            </w:pPr>
            <w:r>
              <w:t>✓</w:t>
            </w:r>
          </w:p>
        </w:tc>
        <w:tc>
          <w:tcPr>
            <w:tcW w:w="0" w:type="auto"/>
          </w:tcPr>
          <w:p w14:paraId="2166A72E" w14:textId="77777777" w:rsidR="006C5BD2" w:rsidRDefault="00FC6C4E">
            <w:pPr>
              <w:pStyle w:val="Compact"/>
            </w:pPr>
            <w:r>
              <w:t>✓</w:t>
            </w:r>
          </w:p>
        </w:tc>
        <w:tc>
          <w:tcPr>
            <w:tcW w:w="0" w:type="auto"/>
          </w:tcPr>
          <w:p w14:paraId="2166A72F" w14:textId="77777777" w:rsidR="006C5BD2" w:rsidRDefault="00FC6C4E">
            <w:pPr>
              <w:pStyle w:val="Compact"/>
            </w:pPr>
            <w:r>
              <w:t>—</w:t>
            </w:r>
          </w:p>
        </w:tc>
      </w:tr>
      <w:tr w:rsidR="006C5BD2" w14:paraId="2166A736" w14:textId="77777777">
        <w:tc>
          <w:tcPr>
            <w:tcW w:w="0" w:type="auto"/>
          </w:tcPr>
          <w:p w14:paraId="2166A731" w14:textId="77777777" w:rsidR="006C5BD2" w:rsidRDefault="00FC6C4E">
            <w:pPr>
              <w:pStyle w:val="Compact"/>
            </w:pPr>
            <w:r>
              <w:t>Onay Bekleyenler: Görüntüle</w:t>
            </w:r>
          </w:p>
        </w:tc>
        <w:tc>
          <w:tcPr>
            <w:tcW w:w="0" w:type="auto"/>
          </w:tcPr>
          <w:p w14:paraId="2166A732" w14:textId="77777777" w:rsidR="006C5BD2" w:rsidRDefault="00FC6C4E">
            <w:pPr>
              <w:pStyle w:val="Compact"/>
            </w:pPr>
            <w:r>
              <w:t>—</w:t>
            </w:r>
          </w:p>
        </w:tc>
        <w:tc>
          <w:tcPr>
            <w:tcW w:w="0" w:type="auto"/>
          </w:tcPr>
          <w:p w14:paraId="2166A733" w14:textId="77777777" w:rsidR="006C5BD2" w:rsidRDefault="00FC6C4E">
            <w:pPr>
              <w:pStyle w:val="Compact"/>
            </w:pPr>
            <w:r>
              <w:t>—</w:t>
            </w:r>
          </w:p>
        </w:tc>
        <w:tc>
          <w:tcPr>
            <w:tcW w:w="0" w:type="auto"/>
          </w:tcPr>
          <w:p w14:paraId="2166A734" w14:textId="77777777" w:rsidR="006C5BD2" w:rsidRDefault="00FC6C4E">
            <w:pPr>
              <w:pStyle w:val="Compact"/>
            </w:pPr>
            <w:r>
              <w:t>✓</w:t>
            </w:r>
          </w:p>
        </w:tc>
        <w:tc>
          <w:tcPr>
            <w:tcW w:w="0" w:type="auto"/>
          </w:tcPr>
          <w:p w14:paraId="2166A735" w14:textId="77777777" w:rsidR="006C5BD2" w:rsidRDefault="00FC6C4E">
            <w:pPr>
              <w:pStyle w:val="Compact"/>
            </w:pPr>
            <w:r>
              <w:t>✓</w:t>
            </w:r>
          </w:p>
        </w:tc>
      </w:tr>
      <w:tr w:rsidR="006C5BD2" w14:paraId="2166A73C" w14:textId="77777777">
        <w:tc>
          <w:tcPr>
            <w:tcW w:w="0" w:type="auto"/>
          </w:tcPr>
          <w:p w14:paraId="2166A737" w14:textId="77777777" w:rsidR="006C5BD2" w:rsidRDefault="00FC6C4E">
            <w:pPr>
              <w:pStyle w:val="Compact"/>
            </w:pPr>
            <w:r>
              <w:t>Onay Bekleyenler: Onayla / Reddet *</w:t>
            </w:r>
          </w:p>
        </w:tc>
        <w:tc>
          <w:tcPr>
            <w:tcW w:w="0" w:type="auto"/>
          </w:tcPr>
          <w:p w14:paraId="2166A738" w14:textId="77777777" w:rsidR="006C5BD2" w:rsidRDefault="00FC6C4E">
            <w:pPr>
              <w:pStyle w:val="Compact"/>
            </w:pPr>
            <w:r>
              <w:t>—</w:t>
            </w:r>
          </w:p>
        </w:tc>
        <w:tc>
          <w:tcPr>
            <w:tcW w:w="0" w:type="auto"/>
          </w:tcPr>
          <w:p w14:paraId="2166A739" w14:textId="77777777" w:rsidR="006C5BD2" w:rsidRDefault="00FC6C4E">
            <w:pPr>
              <w:pStyle w:val="Compact"/>
            </w:pPr>
            <w:r>
              <w:t>—</w:t>
            </w:r>
          </w:p>
        </w:tc>
        <w:tc>
          <w:tcPr>
            <w:tcW w:w="0" w:type="auto"/>
          </w:tcPr>
          <w:p w14:paraId="2166A73A" w14:textId="77777777" w:rsidR="006C5BD2" w:rsidRDefault="00FC6C4E">
            <w:pPr>
              <w:pStyle w:val="Compact"/>
            </w:pPr>
            <w:r>
              <w:t>✓ (başkasının)</w:t>
            </w:r>
          </w:p>
        </w:tc>
        <w:tc>
          <w:tcPr>
            <w:tcW w:w="0" w:type="auto"/>
          </w:tcPr>
          <w:p w14:paraId="2166A73B" w14:textId="77777777" w:rsidR="006C5BD2" w:rsidRDefault="00FC6C4E">
            <w:pPr>
              <w:pStyle w:val="Compact"/>
            </w:pPr>
            <w:r>
              <w:t>✓ (başkasının)</w:t>
            </w:r>
          </w:p>
        </w:tc>
      </w:tr>
      <w:tr w:rsidR="006C5BD2" w14:paraId="2166A742" w14:textId="77777777">
        <w:tc>
          <w:tcPr>
            <w:tcW w:w="0" w:type="auto"/>
          </w:tcPr>
          <w:p w14:paraId="2166A73D" w14:textId="77777777" w:rsidR="006C5BD2" w:rsidRDefault="00FC6C4E">
            <w:pPr>
              <w:pStyle w:val="Compact"/>
            </w:pPr>
            <w:r>
              <w:t>Kullanıcı Yönetimi</w:t>
            </w:r>
          </w:p>
        </w:tc>
        <w:tc>
          <w:tcPr>
            <w:tcW w:w="0" w:type="auto"/>
          </w:tcPr>
          <w:p w14:paraId="2166A73E" w14:textId="77777777" w:rsidR="006C5BD2" w:rsidRDefault="00FC6C4E">
            <w:pPr>
              <w:pStyle w:val="Compact"/>
            </w:pPr>
            <w:r>
              <w:t>—</w:t>
            </w:r>
          </w:p>
        </w:tc>
        <w:tc>
          <w:tcPr>
            <w:tcW w:w="0" w:type="auto"/>
          </w:tcPr>
          <w:p w14:paraId="2166A73F" w14:textId="77777777" w:rsidR="006C5BD2" w:rsidRDefault="00FC6C4E">
            <w:pPr>
              <w:pStyle w:val="Compact"/>
            </w:pPr>
            <w:r>
              <w:t>—</w:t>
            </w:r>
          </w:p>
        </w:tc>
        <w:tc>
          <w:tcPr>
            <w:tcW w:w="0" w:type="auto"/>
          </w:tcPr>
          <w:p w14:paraId="2166A740" w14:textId="77777777" w:rsidR="006C5BD2" w:rsidRDefault="00FC6C4E">
            <w:pPr>
              <w:pStyle w:val="Compact"/>
            </w:pPr>
            <w:r>
              <w:t>—</w:t>
            </w:r>
          </w:p>
        </w:tc>
        <w:tc>
          <w:tcPr>
            <w:tcW w:w="0" w:type="auto"/>
          </w:tcPr>
          <w:p w14:paraId="2166A741" w14:textId="77777777" w:rsidR="006C5BD2" w:rsidRDefault="00FC6C4E">
            <w:pPr>
              <w:pStyle w:val="Compact"/>
            </w:pPr>
            <w:r>
              <w:t>✓</w:t>
            </w:r>
          </w:p>
        </w:tc>
      </w:tr>
      <w:tr w:rsidR="006C5BD2" w14:paraId="2166A748" w14:textId="77777777">
        <w:tc>
          <w:tcPr>
            <w:tcW w:w="0" w:type="auto"/>
          </w:tcPr>
          <w:p w14:paraId="2166A743" w14:textId="77777777" w:rsidR="006C5BD2" w:rsidRDefault="00FC6C4E">
            <w:pPr>
              <w:pStyle w:val="Compact"/>
            </w:pPr>
            <w:r>
              <w:t>Sistem Ayarları</w:t>
            </w:r>
          </w:p>
        </w:tc>
        <w:tc>
          <w:tcPr>
            <w:tcW w:w="0" w:type="auto"/>
          </w:tcPr>
          <w:p w14:paraId="2166A744" w14:textId="77777777" w:rsidR="006C5BD2" w:rsidRDefault="00FC6C4E">
            <w:pPr>
              <w:pStyle w:val="Compact"/>
            </w:pPr>
            <w:r>
              <w:t>—</w:t>
            </w:r>
          </w:p>
        </w:tc>
        <w:tc>
          <w:tcPr>
            <w:tcW w:w="0" w:type="auto"/>
          </w:tcPr>
          <w:p w14:paraId="2166A745" w14:textId="77777777" w:rsidR="006C5BD2" w:rsidRDefault="00FC6C4E">
            <w:pPr>
              <w:pStyle w:val="Compact"/>
            </w:pPr>
            <w:r>
              <w:t>—</w:t>
            </w:r>
          </w:p>
        </w:tc>
        <w:tc>
          <w:tcPr>
            <w:tcW w:w="0" w:type="auto"/>
          </w:tcPr>
          <w:p w14:paraId="2166A746" w14:textId="77777777" w:rsidR="006C5BD2" w:rsidRDefault="00FC6C4E">
            <w:pPr>
              <w:pStyle w:val="Compact"/>
            </w:pPr>
            <w:r>
              <w:t>—</w:t>
            </w:r>
          </w:p>
        </w:tc>
        <w:tc>
          <w:tcPr>
            <w:tcW w:w="0" w:type="auto"/>
          </w:tcPr>
          <w:p w14:paraId="2166A747" w14:textId="77777777" w:rsidR="006C5BD2" w:rsidRDefault="00FC6C4E">
            <w:pPr>
              <w:pStyle w:val="Compact"/>
            </w:pPr>
            <w:r>
              <w:t>✓</w:t>
            </w:r>
          </w:p>
        </w:tc>
      </w:tr>
      <w:tr w:rsidR="006C5BD2" w14:paraId="2166A74E" w14:textId="77777777">
        <w:tc>
          <w:tcPr>
            <w:tcW w:w="0" w:type="auto"/>
          </w:tcPr>
          <w:p w14:paraId="2166A749" w14:textId="77777777" w:rsidR="006C5BD2" w:rsidRDefault="00FC6C4E">
            <w:pPr>
              <w:pStyle w:val="Compact"/>
            </w:pPr>
            <w:r>
              <w:lastRenderedPageBreak/>
              <w:t>SMTP Yapılandırma</w:t>
            </w:r>
          </w:p>
        </w:tc>
        <w:tc>
          <w:tcPr>
            <w:tcW w:w="0" w:type="auto"/>
          </w:tcPr>
          <w:p w14:paraId="2166A74A" w14:textId="77777777" w:rsidR="006C5BD2" w:rsidRDefault="00FC6C4E">
            <w:pPr>
              <w:pStyle w:val="Compact"/>
            </w:pPr>
            <w:r>
              <w:t>—</w:t>
            </w:r>
          </w:p>
        </w:tc>
        <w:tc>
          <w:tcPr>
            <w:tcW w:w="0" w:type="auto"/>
          </w:tcPr>
          <w:p w14:paraId="2166A74B" w14:textId="77777777" w:rsidR="006C5BD2" w:rsidRDefault="00FC6C4E">
            <w:pPr>
              <w:pStyle w:val="Compact"/>
            </w:pPr>
            <w:r>
              <w:t>—</w:t>
            </w:r>
          </w:p>
        </w:tc>
        <w:tc>
          <w:tcPr>
            <w:tcW w:w="0" w:type="auto"/>
          </w:tcPr>
          <w:p w14:paraId="2166A74C" w14:textId="77777777" w:rsidR="006C5BD2" w:rsidRDefault="00FC6C4E">
            <w:pPr>
              <w:pStyle w:val="Compact"/>
            </w:pPr>
            <w:r>
              <w:t>—</w:t>
            </w:r>
          </w:p>
        </w:tc>
        <w:tc>
          <w:tcPr>
            <w:tcW w:w="0" w:type="auto"/>
          </w:tcPr>
          <w:p w14:paraId="2166A74D" w14:textId="77777777" w:rsidR="006C5BD2" w:rsidRDefault="00FC6C4E">
            <w:pPr>
              <w:pStyle w:val="Compact"/>
            </w:pPr>
            <w:r>
              <w:t>✓</w:t>
            </w:r>
          </w:p>
        </w:tc>
      </w:tr>
    </w:tbl>
    <w:p w14:paraId="2166A74F" w14:textId="77777777" w:rsidR="006C5BD2" w:rsidRDefault="00FC6C4E">
      <w:pPr>
        <w:pStyle w:val="GvdeMetni"/>
      </w:pPr>
      <w:r>
        <w:t>* Yıldız ile işaretlenen satırlar yalnızca maker_checker_enabled AÇIK olduğunda geçerlidir. KAPALI modda bu onay adımları atlanır.</w:t>
      </w:r>
    </w:p>
    <w:p w14:paraId="51A19558" w14:textId="0331338B" w:rsidR="008A1A0A" w:rsidRDefault="008A1A0A" w:rsidP="008A1A0A">
      <w:pPr>
        <w:pStyle w:val="Balk1"/>
      </w:pPr>
      <w:bookmarkStart w:id="65" w:name="güvenlik-denetim-ve-uyumluluk"/>
      <w:bookmarkEnd w:id="56"/>
      <w:r>
        <w:rPr>
          <w:rFonts w:ascii="Arial" w:eastAsia="Arial" w:hAnsi="Arial" w:cs="Arial"/>
          <w:sz w:val="28"/>
          <w:szCs w:val="28"/>
        </w:rPr>
        <w:t>8 Kapsamlı Loglama ve İzleme Altyapısı</w:t>
      </w:r>
    </w:p>
    <w:p w14:paraId="3EEB250A" w14:textId="77777777" w:rsidR="008A1A0A" w:rsidRDefault="008A1A0A" w:rsidP="008A1A0A">
      <w:pPr>
        <w:spacing w:before="80" w:after="80"/>
      </w:pPr>
      <w:r>
        <w:rPr>
          <w:rFonts w:ascii="Arial" w:eastAsia="Arial" w:hAnsi="Arial" w:cs="Arial"/>
          <w:sz w:val="20"/>
          <w:szCs w:val="20"/>
        </w:rPr>
        <w:t>SCM, fraud soruşturma süreçlerinin denetimine, operasyonel sorunların teşhisine ve yasal uyumluluk gereksinimlerinin karşılanmasına yönelik çok katmanlı bir loglama altyapısı kullanır. Loglama stratejisi üç ana katmandan oluşur: Uygulama Logları, Denetim İzi (Audit Trail) ve Altyapı/Sistem Logları.</w:t>
      </w:r>
    </w:p>
    <w:p w14:paraId="5DF8C2D4" w14:textId="51CC16F7" w:rsidR="008A1A0A" w:rsidRDefault="008A1A0A" w:rsidP="008A1A0A">
      <w:pPr>
        <w:pStyle w:val="Balk2"/>
      </w:pPr>
      <w:r>
        <w:rPr>
          <w:rFonts w:ascii="Arial" w:eastAsia="Arial" w:hAnsi="Arial" w:cs="Arial"/>
          <w:sz w:val="24"/>
          <w:szCs w:val="24"/>
        </w:rPr>
        <w:t>8.1 Uygulama Logları (Application Logs)</w:t>
      </w:r>
    </w:p>
    <w:p w14:paraId="2B5722D2" w14:textId="77777777" w:rsidR="008A1A0A" w:rsidRDefault="008A1A0A" w:rsidP="008A1A0A">
      <w:pPr>
        <w:spacing w:before="80" w:after="80"/>
      </w:pPr>
      <w:r>
        <w:rPr>
          <w:rFonts w:ascii="Arial" w:eastAsia="Arial" w:hAnsi="Arial" w:cs="Arial"/>
          <w:sz w:val="20"/>
          <w:szCs w:val="20"/>
        </w:rPr>
        <w:t>Backend API (Spring Boot) ve Frontend (Vue.js) katmanlarından üretilen teknik logları kapsar. Operasyonel izleme ve hata teşhisi için kullanılır.</w:t>
      </w:r>
    </w:p>
    <w:p w14:paraId="48DFAA08" w14:textId="77777777" w:rsidR="008A1A0A" w:rsidRDefault="008A1A0A" w:rsidP="008A1A0A">
      <w:pPr>
        <w:pStyle w:val="Balk3"/>
      </w:pPr>
      <w:r>
        <w:rPr>
          <w:rFonts w:ascii="Arial" w:eastAsia="Arial" w:hAnsi="Arial" w:cs="Arial"/>
          <w:sz w:val="22"/>
          <w:szCs w:val="22"/>
        </w:rPr>
        <w:t>Log Seviyeleri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026"/>
      </w:tblGrid>
      <w:tr w:rsidR="008A1A0A" w14:paraId="10398E50" w14:textId="77777777" w:rsidTr="00604C43">
        <w:tc>
          <w:tcPr>
            <w:tcW w:w="1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478AC348" w14:textId="77777777" w:rsidR="008A1A0A" w:rsidRDefault="008A1A0A" w:rsidP="00604C43">
            <w:r>
              <w:rPr>
                <w:rFonts w:ascii="Arial" w:eastAsia="Arial" w:hAnsi="Arial" w:cs="Arial"/>
                <w:b/>
                <w:bCs/>
                <w:color w:val="FFFFFF"/>
                <w:sz w:val="20"/>
                <w:szCs w:val="20"/>
              </w:rPr>
              <w:t>Seviye</w:t>
            </w:r>
          </w:p>
        </w:tc>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1727AD9" w14:textId="77777777" w:rsidR="008A1A0A" w:rsidRDefault="008A1A0A" w:rsidP="00604C43">
            <w:r>
              <w:rPr>
                <w:rFonts w:ascii="Arial" w:eastAsia="Arial" w:hAnsi="Arial" w:cs="Arial"/>
                <w:b/>
                <w:bCs/>
                <w:color w:val="FFFFFF"/>
                <w:sz w:val="20"/>
                <w:szCs w:val="20"/>
              </w:rPr>
              <w:t>Kullanım Alanı</w:t>
            </w:r>
          </w:p>
        </w:tc>
        <w:tc>
          <w:tcPr>
            <w:tcW w:w="5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FDF9A92" w14:textId="77777777" w:rsidR="008A1A0A" w:rsidRDefault="008A1A0A" w:rsidP="00604C43">
            <w:r>
              <w:rPr>
                <w:rFonts w:ascii="Arial" w:eastAsia="Arial" w:hAnsi="Arial" w:cs="Arial"/>
                <w:b/>
                <w:bCs/>
                <w:color w:val="FFFFFF"/>
                <w:sz w:val="20"/>
                <w:szCs w:val="20"/>
              </w:rPr>
              <w:t>Açıklama ve Örnekler</w:t>
            </w:r>
          </w:p>
        </w:tc>
      </w:tr>
      <w:tr w:rsidR="008A1A0A" w14:paraId="2841BAD7" w14:textId="77777777" w:rsidTr="00604C43">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153A2E" w14:textId="77777777" w:rsidR="008A1A0A" w:rsidRDefault="008A1A0A" w:rsidP="00604C43">
            <w:pPr>
              <w:spacing w:before="20" w:after="20"/>
            </w:pPr>
            <w:r>
              <w:rPr>
                <w:rFonts w:ascii="Arial" w:eastAsia="Arial" w:hAnsi="Arial" w:cs="Arial"/>
                <w:sz w:val="19"/>
                <w:szCs w:val="19"/>
              </w:rPr>
              <w:t>ERROR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5A325" w14:textId="77777777" w:rsidR="008A1A0A" w:rsidRDefault="008A1A0A" w:rsidP="00604C43">
            <w:pPr>
              <w:spacing w:before="20" w:after="20"/>
            </w:pPr>
            <w:r>
              <w:rPr>
                <w:rFonts w:ascii="Arial" w:eastAsia="Arial" w:hAnsi="Arial" w:cs="Arial"/>
                <w:sz w:val="19"/>
                <w:szCs w:val="19"/>
              </w:rPr>
              <w:t>Kritik hatalar</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09143" w14:textId="77777777" w:rsidR="008A1A0A" w:rsidRDefault="008A1A0A" w:rsidP="00604C43">
            <w:pPr>
              <w:spacing w:before="20" w:after="20"/>
            </w:pPr>
            <w:r>
              <w:rPr>
                <w:rFonts w:ascii="Arial" w:eastAsia="Arial" w:hAnsi="Arial" w:cs="Arial"/>
                <w:sz w:val="19"/>
                <w:szCs w:val="19"/>
              </w:rPr>
              <w:t>Veritabanı bağlantı hatası, KeyCloak token doğrulama başarısızlığı, Kafka tüketici hatası, dosya yükleme başarısızlığı</w:t>
            </w:r>
          </w:p>
        </w:tc>
      </w:tr>
      <w:tr w:rsidR="008A1A0A" w14:paraId="54AB285B" w14:textId="77777777" w:rsidTr="00604C43">
        <w:tc>
          <w:tcPr>
            <w:tcW w:w="14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CA99B8D" w14:textId="77777777" w:rsidR="008A1A0A" w:rsidRDefault="008A1A0A" w:rsidP="00604C43">
            <w:pPr>
              <w:spacing w:before="20" w:after="20"/>
            </w:pPr>
            <w:r>
              <w:rPr>
                <w:rFonts w:ascii="Arial" w:eastAsia="Arial" w:hAnsi="Arial" w:cs="Arial"/>
                <w:sz w:val="19"/>
                <w:szCs w:val="19"/>
              </w:rPr>
              <w:t>WARN</w:t>
            </w:r>
          </w:p>
        </w:tc>
        <w:tc>
          <w:tcPr>
            <w:tcW w:w="2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1C15B13" w14:textId="77777777" w:rsidR="008A1A0A" w:rsidRDefault="008A1A0A" w:rsidP="00604C43">
            <w:pPr>
              <w:spacing w:before="20" w:after="20"/>
            </w:pPr>
            <w:r>
              <w:rPr>
                <w:rFonts w:ascii="Arial" w:eastAsia="Arial" w:hAnsi="Arial" w:cs="Arial"/>
                <w:sz w:val="19"/>
                <w:szCs w:val="19"/>
              </w:rPr>
              <w:t>Potansiyel sorunlar</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1CF9C47" w14:textId="77777777" w:rsidR="008A1A0A" w:rsidRDefault="008A1A0A" w:rsidP="00604C43">
            <w:pPr>
              <w:spacing w:before="20" w:after="20"/>
            </w:pPr>
            <w:r>
              <w:rPr>
                <w:rFonts w:ascii="Arial" w:eastAsia="Arial" w:hAnsi="Arial" w:cs="Arial"/>
                <w:sz w:val="19"/>
                <w:szCs w:val="19"/>
              </w:rPr>
              <w:t>SLA eşiği yaklaşma, rate limit eşiğine ulaşma, geçersiz istek parametreleri, yetkilendirme reddedilmeleri</w:t>
            </w:r>
          </w:p>
        </w:tc>
      </w:tr>
      <w:tr w:rsidR="008A1A0A" w14:paraId="62632CAE" w14:textId="77777777" w:rsidTr="00604C43">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381FB9" w14:textId="77777777" w:rsidR="008A1A0A" w:rsidRDefault="008A1A0A" w:rsidP="00604C43">
            <w:pPr>
              <w:spacing w:before="20" w:after="20"/>
            </w:pPr>
            <w:r>
              <w:rPr>
                <w:rFonts w:ascii="Arial" w:eastAsia="Arial" w:hAnsi="Arial" w:cs="Arial"/>
                <w:sz w:val="19"/>
                <w:szCs w:val="19"/>
              </w:rPr>
              <w:t>INFO</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5CEEE" w14:textId="77777777" w:rsidR="008A1A0A" w:rsidRDefault="008A1A0A" w:rsidP="00604C43">
            <w:pPr>
              <w:spacing w:before="20" w:after="20"/>
            </w:pPr>
            <w:r>
              <w:rPr>
                <w:rFonts w:ascii="Arial" w:eastAsia="Arial" w:hAnsi="Arial" w:cs="Arial"/>
                <w:sz w:val="19"/>
                <w:szCs w:val="19"/>
              </w:rPr>
              <w:t>Operasyonel olaylar</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04851" w14:textId="77777777" w:rsidR="008A1A0A" w:rsidRDefault="008A1A0A" w:rsidP="00604C43">
            <w:pPr>
              <w:spacing w:before="20" w:after="20"/>
            </w:pPr>
            <w:r>
              <w:rPr>
                <w:rFonts w:ascii="Arial" w:eastAsia="Arial" w:hAnsi="Arial" w:cs="Arial"/>
                <w:sz w:val="19"/>
                <w:szCs w:val="19"/>
              </w:rPr>
              <w:t>Vaka oluşturma/kapatma, kullanıcı giriş/çıkış, yapılandırma değişikliği, rapor üretimi, e-posta gönderimi</w:t>
            </w:r>
          </w:p>
        </w:tc>
      </w:tr>
      <w:tr w:rsidR="008A1A0A" w14:paraId="11F760BF" w14:textId="77777777" w:rsidTr="00604C43">
        <w:tc>
          <w:tcPr>
            <w:tcW w:w="14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1B60693" w14:textId="77777777" w:rsidR="008A1A0A" w:rsidRDefault="008A1A0A" w:rsidP="00604C43">
            <w:pPr>
              <w:spacing w:before="20" w:after="20"/>
            </w:pPr>
            <w:r>
              <w:rPr>
                <w:rFonts w:ascii="Arial" w:eastAsia="Arial" w:hAnsi="Arial" w:cs="Arial"/>
                <w:sz w:val="19"/>
                <w:szCs w:val="19"/>
              </w:rPr>
              <w:t>DEBUG</w:t>
            </w:r>
          </w:p>
        </w:tc>
        <w:tc>
          <w:tcPr>
            <w:tcW w:w="2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F26F672" w14:textId="77777777" w:rsidR="008A1A0A" w:rsidRDefault="008A1A0A" w:rsidP="00604C43">
            <w:pPr>
              <w:spacing w:before="20" w:after="20"/>
            </w:pPr>
            <w:r>
              <w:rPr>
                <w:rFonts w:ascii="Arial" w:eastAsia="Arial" w:hAnsi="Arial" w:cs="Arial"/>
                <w:sz w:val="19"/>
                <w:szCs w:val="19"/>
              </w:rPr>
              <w:t>Geliştirme/test</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C91A00" w14:textId="77777777" w:rsidR="008A1A0A" w:rsidRDefault="008A1A0A" w:rsidP="00604C43">
            <w:pPr>
              <w:spacing w:before="20" w:after="20"/>
            </w:pPr>
            <w:r>
              <w:rPr>
                <w:rFonts w:ascii="Arial" w:eastAsia="Arial" w:hAnsi="Arial" w:cs="Arial"/>
                <w:sz w:val="19"/>
                <w:szCs w:val="19"/>
              </w:rPr>
              <w:t>SQL sorgu detayları, HTTP istek/yanıt detayları, iş akışı adımları. Yalnızca dev/staging ortamında aktif.</w:t>
            </w:r>
          </w:p>
        </w:tc>
      </w:tr>
    </w:tbl>
    <w:p w14:paraId="5A4744B2" w14:textId="77777777" w:rsidR="008A1A0A" w:rsidRDefault="008A1A0A" w:rsidP="008A1A0A">
      <w:pPr>
        <w:spacing w:before="40" w:after="40"/>
      </w:pPr>
    </w:p>
    <w:p w14:paraId="7B233B2D" w14:textId="77777777" w:rsidR="008A1A0A" w:rsidRDefault="008A1A0A" w:rsidP="008A1A0A">
      <w:pPr>
        <w:pStyle w:val="Balk3"/>
      </w:pPr>
      <w:r>
        <w:rPr>
          <w:rFonts w:ascii="Arial" w:eastAsia="Arial" w:hAnsi="Arial" w:cs="Arial"/>
          <w:sz w:val="22"/>
          <w:szCs w:val="22"/>
        </w:rPr>
        <w:t>Log Formatı</w:t>
      </w:r>
    </w:p>
    <w:p w14:paraId="11A21760" w14:textId="77777777" w:rsidR="008A1A0A" w:rsidRDefault="008A1A0A" w:rsidP="008A1A0A">
      <w:pPr>
        <w:spacing w:before="80" w:after="80"/>
      </w:pPr>
      <w:r>
        <w:rPr>
          <w:rFonts w:ascii="Arial" w:eastAsia="Arial" w:hAnsi="Arial" w:cs="Arial"/>
          <w:sz w:val="20"/>
          <w:szCs w:val="20"/>
        </w:rPr>
        <w:t>Tüm uygulama logları yapılandırılmış JSON formatında üretilir. Bu format, merkezi log toplama araçları (ELK Stack, Grafana Loki) tarafından kolayca ayrıştırılabilir.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26"/>
      </w:tblGrid>
      <w:tr w:rsidR="008A1A0A" w14:paraId="4F8284CA"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2677241" w14:textId="77777777" w:rsidR="008A1A0A" w:rsidRDefault="008A1A0A" w:rsidP="00604C43">
            <w:r>
              <w:rPr>
                <w:rFonts w:ascii="Arial" w:eastAsia="Arial" w:hAnsi="Arial" w:cs="Arial"/>
                <w:b/>
                <w:bCs/>
                <w:color w:val="FFFFFF"/>
                <w:sz w:val="20"/>
                <w:szCs w:val="20"/>
              </w:rPr>
              <w:t>Alan</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596D9D1" w14:textId="77777777" w:rsidR="008A1A0A" w:rsidRDefault="008A1A0A" w:rsidP="00604C43">
            <w:r>
              <w:rPr>
                <w:rFonts w:ascii="Arial" w:eastAsia="Arial" w:hAnsi="Arial" w:cs="Arial"/>
                <w:b/>
                <w:bCs/>
                <w:color w:val="FFFFFF"/>
                <w:sz w:val="20"/>
                <w:szCs w:val="20"/>
              </w:rPr>
              <w:t>Tip</w:t>
            </w:r>
          </w:p>
        </w:tc>
        <w:tc>
          <w:tcPr>
            <w:tcW w:w="5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72EF53A" w14:textId="77777777" w:rsidR="008A1A0A" w:rsidRDefault="008A1A0A" w:rsidP="00604C43">
            <w:r>
              <w:rPr>
                <w:rFonts w:ascii="Arial" w:eastAsia="Arial" w:hAnsi="Arial" w:cs="Arial"/>
                <w:b/>
                <w:bCs/>
                <w:color w:val="FFFFFF"/>
                <w:sz w:val="20"/>
                <w:szCs w:val="20"/>
              </w:rPr>
              <w:t>Açıklama</w:t>
            </w:r>
          </w:p>
        </w:tc>
      </w:tr>
      <w:tr w:rsidR="008A1A0A" w14:paraId="64235ADD"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2D279A" w14:textId="77777777" w:rsidR="008A1A0A" w:rsidRDefault="008A1A0A" w:rsidP="00604C43">
            <w:pPr>
              <w:spacing w:before="20" w:after="20"/>
            </w:pPr>
            <w:r>
              <w:rPr>
                <w:rFonts w:ascii="Arial" w:eastAsia="Arial" w:hAnsi="Arial" w:cs="Arial"/>
                <w:sz w:val="19"/>
                <w:szCs w:val="19"/>
              </w:rPr>
              <w:t>timestamp</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552034" w14:textId="77777777" w:rsidR="008A1A0A" w:rsidRDefault="008A1A0A" w:rsidP="00604C43">
            <w:pPr>
              <w:spacing w:before="20" w:after="20"/>
            </w:pPr>
            <w:r>
              <w:rPr>
                <w:rFonts w:ascii="Arial" w:eastAsia="Arial" w:hAnsi="Arial" w:cs="Arial"/>
                <w:sz w:val="19"/>
                <w:szCs w:val="19"/>
              </w:rPr>
              <w:t>ISO 8601</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C13BE3" w14:textId="77777777" w:rsidR="008A1A0A" w:rsidRDefault="008A1A0A" w:rsidP="00604C43">
            <w:pPr>
              <w:spacing w:before="20" w:after="20"/>
            </w:pPr>
            <w:r>
              <w:rPr>
                <w:rFonts w:ascii="Arial" w:eastAsia="Arial" w:hAnsi="Arial" w:cs="Arial"/>
                <w:sz w:val="19"/>
                <w:szCs w:val="19"/>
              </w:rPr>
              <w:t>Olayın gerçekleştiği zaman (UTC)</w:t>
            </w:r>
          </w:p>
        </w:tc>
      </w:tr>
      <w:tr w:rsidR="008A1A0A" w14:paraId="65B9132A"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61C39A" w14:textId="77777777" w:rsidR="008A1A0A" w:rsidRDefault="008A1A0A" w:rsidP="00604C43">
            <w:pPr>
              <w:spacing w:before="20" w:after="20"/>
            </w:pPr>
            <w:r>
              <w:rPr>
                <w:rFonts w:ascii="Arial" w:eastAsia="Arial" w:hAnsi="Arial" w:cs="Arial"/>
                <w:sz w:val="19"/>
                <w:szCs w:val="19"/>
              </w:rPr>
              <w:t>level</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099B354"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38162D4" w14:textId="77777777" w:rsidR="008A1A0A" w:rsidRDefault="008A1A0A" w:rsidP="00604C43">
            <w:pPr>
              <w:spacing w:before="20" w:after="20"/>
            </w:pPr>
            <w:r>
              <w:rPr>
                <w:rFonts w:ascii="Arial" w:eastAsia="Arial" w:hAnsi="Arial" w:cs="Arial"/>
                <w:sz w:val="19"/>
                <w:szCs w:val="19"/>
              </w:rPr>
              <w:t>ERROR, WARN, INFO, DEBUG</w:t>
            </w:r>
          </w:p>
        </w:tc>
      </w:tr>
      <w:tr w:rsidR="008A1A0A" w14:paraId="3D44ABF6"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11C49" w14:textId="77777777" w:rsidR="008A1A0A" w:rsidRDefault="008A1A0A" w:rsidP="00604C43">
            <w:pPr>
              <w:spacing w:before="20" w:after="20"/>
            </w:pPr>
            <w:r>
              <w:rPr>
                <w:rFonts w:ascii="Arial" w:eastAsia="Arial" w:hAnsi="Arial" w:cs="Arial"/>
                <w:sz w:val="19"/>
                <w:szCs w:val="19"/>
              </w:rPr>
              <w:t>service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46D0D1"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C5D9E3" w14:textId="77777777" w:rsidR="008A1A0A" w:rsidRDefault="008A1A0A" w:rsidP="00604C43">
            <w:pPr>
              <w:spacing w:before="20" w:after="20"/>
            </w:pPr>
            <w:r>
              <w:rPr>
                <w:rFonts w:ascii="Arial" w:eastAsia="Arial" w:hAnsi="Arial" w:cs="Arial"/>
                <w:sz w:val="19"/>
                <w:szCs w:val="19"/>
              </w:rPr>
              <w:t>scm-backend, scm-frontend</w:t>
            </w:r>
          </w:p>
        </w:tc>
      </w:tr>
      <w:tr w:rsidR="008A1A0A" w14:paraId="20BCA138"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E85D5AF" w14:textId="77777777" w:rsidR="008A1A0A" w:rsidRDefault="008A1A0A" w:rsidP="00604C43">
            <w:pPr>
              <w:spacing w:before="20" w:after="20"/>
            </w:pPr>
            <w:r>
              <w:rPr>
                <w:rFonts w:ascii="Arial" w:eastAsia="Arial" w:hAnsi="Arial" w:cs="Arial"/>
                <w:sz w:val="19"/>
                <w:szCs w:val="19"/>
              </w:rPr>
              <w:t>trace_id</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6361D5" w14:textId="77777777" w:rsidR="008A1A0A" w:rsidRDefault="008A1A0A" w:rsidP="00604C43">
            <w:pPr>
              <w:spacing w:before="20" w:after="20"/>
            </w:pPr>
            <w:r>
              <w:rPr>
                <w:rFonts w:ascii="Arial" w:eastAsia="Arial" w:hAnsi="Arial" w:cs="Arial"/>
                <w:sz w:val="19"/>
                <w:szCs w:val="19"/>
              </w:rPr>
              <w:t>UUID</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2ACF840" w14:textId="77777777" w:rsidR="008A1A0A" w:rsidRDefault="008A1A0A" w:rsidP="00604C43">
            <w:pPr>
              <w:spacing w:before="20" w:after="20"/>
            </w:pPr>
            <w:r>
              <w:rPr>
                <w:rFonts w:ascii="Arial" w:eastAsia="Arial" w:hAnsi="Arial" w:cs="Arial"/>
                <w:sz w:val="19"/>
                <w:szCs w:val="19"/>
              </w:rPr>
              <w:t>Dağıtık izleme için benzersiz istek kimliği (OpenTelemetry)</w:t>
            </w:r>
          </w:p>
        </w:tc>
      </w:tr>
      <w:tr w:rsidR="008A1A0A" w14:paraId="621A4029"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819F61" w14:textId="77777777" w:rsidR="008A1A0A" w:rsidRDefault="008A1A0A" w:rsidP="00604C43">
            <w:pPr>
              <w:spacing w:before="20" w:after="20"/>
            </w:pPr>
            <w:r>
              <w:rPr>
                <w:rFonts w:ascii="Arial" w:eastAsia="Arial" w:hAnsi="Arial" w:cs="Arial"/>
                <w:sz w:val="19"/>
                <w:szCs w:val="19"/>
              </w:rPr>
              <w:t>user_id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C5BBA" w14:textId="77777777" w:rsidR="008A1A0A" w:rsidRDefault="008A1A0A" w:rsidP="00604C43">
            <w:pPr>
              <w:spacing w:before="20" w:after="20"/>
            </w:pPr>
            <w:r>
              <w:rPr>
                <w:rFonts w:ascii="Arial" w:eastAsia="Arial" w:hAnsi="Arial" w:cs="Arial"/>
                <w:sz w:val="19"/>
                <w:szCs w:val="19"/>
              </w:rPr>
              <w:t>Bigint / null</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E7C269" w14:textId="77777777" w:rsidR="008A1A0A" w:rsidRDefault="008A1A0A" w:rsidP="00604C43">
            <w:pPr>
              <w:spacing w:before="20" w:after="20"/>
            </w:pPr>
            <w:r>
              <w:rPr>
                <w:rFonts w:ascii="Arial" w:eastAsia="Arial" w:hAnsi="Arial" w:cs="Arial"/>
                <w:sz w:val="19"/>
                <w:szCs w:val="19"/>
              </w:rPr>
              <w:t>Oturumu başlatan kullanıcı ID. Anonim isteklerde null.</w:t>
            </w:r>
          </w:p>
        </w:tc>
      </w:tr>
      <w:tr w:rsidR="008A1A0A" w14:paraId="7E1F522C"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1C5537" w14:textId="77777777" w:rsidR="008A1A0A" w:rsidRDefault="008A1A0A" w:rsidP="00604C43">
            <w:pPr>
              <w:spacing w:before="20" w:after="20"/>
            </w:pPr>
            <w:r>
              <w:rPr>
                <w:rFonts w:ascii="Arial" w:eastAsia="Arial" w:hAnsi="Arial" w:cs="Arial"/>
                <w:sz w:val="19"/>
                <w:szCs w:val="19"/>
              </w:rPr>
              <w:t>session_id</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DFDDD2B"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1AB1AF" w14:textId="77777777" w:rsidR="008A1A0A" w:rsidRDefault="008A1A0A" w:rsidP="00604C43">
            <w:pPr>
              <w:spacing w:before="20" w:after="20"/>
            </w:pPr>
            <w:r>
              <w:rPr>
                <w:rFonts w:ascii="Arial" w:eastAsia="Arial" w:hAnsi="Arial" w:cs="Arial"/>
                <w:sz w:val="19"/>
                <w:szCs w:val="19"/>
              </w:rPr>
              <w:t>KeyCloak oturum kimliği (sınırlı hash)</w:t>
            </w:r>
          </w:p>
        </w:tc>
      </w:tr>
      <w:tr w:rsidR="008A1A0A" w14:paraId="7E9CD320"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06CC1" w14:textId="77777777" w:rsidR="008A1A0A" w:rsidRDefault="008A1A0A" w:rsidP="00604C43">
            <w:pPr>
              <w:spacing w:before="20" w:after="20"/>
            </w:pPr>
            <w:r>
              <w:rPr>
                <w:rFonts w:ascii="Arial" w:eastAsia="Arial" w:hAnsi="Arial" w:cs="Arial"/>
                <w:sz w:val="19"/>
                <w:szCs w:val="19"/>
              </w:rPr>
              <w:t>action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78EAE0"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76725" w14:textId="77777777" w:rsidR="008A1A0A" w:rsidRDefault="008A1A0A" w:rsidP="00604C43">
            <w:pPr>
              <w:spacing w:before="20" w:after="20"/>
            </w:pPr>
            <w:r>
              <w:rPr>
                <w:rFonts w:ascii="Arial" w:eastAsia="Arial" w:hAnsi="Arial" w:cs="Arial"/>
                <w:sz w:val="19"/>
                <w:szCs w:val="19"/>
              </w:rPr>
              <w:t>API endpoint veya işlem adı (ör. POST /api/cases)</w:t>
            </w:r>
          </w:p>
        </w:tc>
      </w:tr>
      <w:tr w:rsidR="008A1A0A" w14:paraId="7F07497F"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15C66E9" w14:textId="77777777" w:rsidR="008A1A0A" w:rsidRDefault="008A1A0A" w:rsidP="00604C43">
            <w:pPr>
              <w:spacing w:before="20" w:after="20"/>
            </w:pPr>
            <w:r>
              <w:rPr>
                <w:rFonts w:ascii="Arial" w:eastAsia="Arial" w:hAnsi="Arial" w:cs="Arial"/>
                <w:sz w:val="19"/>
                <w:szCs w:val="19"/>
              </w:rPr>
              <w:lastRenderedPageBreak/>
              <w:t>ip_address</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0E4F540"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A174B6" w14:textId="77777777" w:rsidR="008A1A0A" w:rsidRDefault="008A1A0A" w:rsidP="00604C43">
            <w:pPr>
              <w:spacing w:before="20" w:after="20"/>
            </w:pPr>
            <w:r>
              <w:rPr>
                <w:rFonts w:ascii="Arial" w:eastAsia="Arial" w:hAnsi="Arial" w:cs="Arial"/>
                <w:sz w:val="19"/>
                <w:szCs w:val="19"/>
              </w:rPr>
              <w:t>İsteği gönderen IP adresi (X-Forwarded-For destekli)</w:t>
            </w:r>
          </w:p>
        </w:tc>
      </w:tr>
      <w:tr w:rsidR="008A1A0A" w14:paraId="1D389E07"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B961B" w14:textId="77777777" w:rsidR="008A1A0A" w:rsidRDefault="008A1A0A" w:rsidP="00604C43">
            <w:pPr>
              <w:spacing w:before="20" w:after="20"/>
            </w:pPr>
            <w:r>
              <w:rPr>
                <w:rFonts w:ascii="Arial" w:eastAsia="Arial" w:hAnsi="Arial" w:cs="Arial"/>
                <w:sz w:val="19"/>
                <w:szCs w:val="19"/>
              </w:rPr>
              <w:t>user_agent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A6525"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672663" w14:textId="77777777" w:rsidR="008A1A0A" w:rsidRDefault="008A1A0A" w:rsidP="00604C43">
            <w:pPr>
              <w:spacing w:before="20" w:after="20"/>
            </w:pPr>
            <w:r>
              <w:rPr>
                <w:rFonts w:ascii="Arial" w:eastAsia="Arial" w:hAnsi="Arial" w:cs="Arial"/>
                <w:sz w:val="19"/>
                <w:szCs w:val="19"/>
              </w:rPr>
              <w:t>Tarayıcı / istemci bilgisi</w:t>
            </w:r>
          </w:p>
        </w:tc>
      </w:tr>
      <w:tr w:rsidR="008A1A0A" w14:paraId="4C46F6BF"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01321FA" w14:textId="77777777" w:rsidR="008A1A0A" w:rsidRDefault="008A1A0A" w:rsidP="00604C43">
            <w:pPr>
              <w:spacing w:before="20" w:after="20"/>
            </w:pPr>
            <w:r>
              <w:rPr>
                <w:rFonts w:ascii="Arial" w:eastAsia="Arial" w:hAnsi="Arial" w:cs="Arial"/>
                <w:sz w:val="19"/>
                <w:szCs w:val="19"/>
              </w:rPr>
              <w:t>duration_ms</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90B2679" w14:textId="77777777" w:rsidR="008A1A0A" w:rsidRDefault="008A1A0A" w:rsidP="00604C43">
            <w:pPr>
              <w:spacing w:before="20" w:after="20"/>
            </w:pPr>
            <w:r>
              <w:rPr>
                <w:rFonts w:ascii="Arial" w:eastAsia="Arial" w:hAnsi="Arial" w:cs="Arial"/>
                <w:sz w:val="19"/>
                <w:szCs w:val="19"/>
              </w:rPr>
              <w:t>Integer</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BCFC1B4" w14:textId="77777777" w:rsidR="008A1A0A" w:rsidRDefault="008A1A0A" w:rsidP="00604C43">
            <w:pPr>
              <w:spacing w:before="20" w:after="20"/>
            </w:pPr>
            <w:r>
              <w:rPr>
                <w:rFonts w:ascii="Arial" w:eastAsia="Arial" w:hAnsi="Arial" w:cs="Arial"/>
                <w:sz w:val="19"/>
                <w:szCs w:val="19"/>
              </w:rPr>
              <w:t>İsteğin işlenme süresi (milisaniye)</w:t>
            </w:r>
          </w:p>
        </w:tc>
      </w:tr>
      <w:tr w:rsidR="008A1A0A" w14:paraId="5E6F5D0B"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74EDDA" w14:textId="77777777" w:rsidR="008A1A0A" w:rsidRDefault="008A1A0A" w:rsidP="00604C43">
            <w:pPr>
              <w:spacing w:before="20" w:after="20"/>
            </w:pPr>
            <w:r>
              <w:rPr>
                <w:rFonts w:ascii="Arial" w:eastAsia="Arial" w:hAnsi="Arial" w:cs="Arial"/>
                <w:sz w:val="19"/>
                <w:szCs w:val="19"/>
              </w:rPr>
              <w:t>message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D5B6AF"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CE4665" w14:textId="77777777" w:rsidR="008A1A0A" w:rsidRDefault="008A1A0A" w:rsidP="00604C43">
            <w:pPr>
              <w:spacing w:before="20" w:after="20"/>
            </w:pPr>
            <w:r>
              <w:rPr>
                <w:rFonts w:ascii="Arial" w:eastAsia="Arial" w:hAnsi="Arial" w:cs="Arial"/>
                <w:sz w:val="19"/>
                <w:szCs w:val="19"/>
              </w:rPr>
              <w:t>Olay açıklaması</w:t>
            </w:r>
          </w:p>
        </w:tc>
      </w:tr>
      <w:tr w:rsidR="008A1A0A" w14:paraId="3912712E"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1514C5B" w14:textId="77777777" w:rsidR="008A1A0A" w:rsidRDefault="008A1A0A" w:rsidP="00604C43">
            <w:pPr>
              <w:spacing w:before="20" w:after="20"/>
            </w:pPr>
            <w:r>
              <w:rPr>
                <w:rFonts w:ascii="Arial" w:eastAsia="Arial" w:hAnsi="Arial" w:cs="Arial"/>
                <w:sz w:val="19"/>
                <w:szCs w:val="19"/>
              </w:rPr>
              <w:t>context</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EB2556" w14:textId="77777777" w:rsidR="008A1A0A" w:rsidRDefault="008A1A0A" w:rsidP="00604C43">
            <w:pPr>
              <w:spacing w:before="20" w:after="20"/>
            </w:pPr>
            <w:r>
              <w:rPr>
                <w:rFonts w:ascii="Arial" w:eastAsia="Arial" w:hAnsi="Arial" w:cs="Arial"/>
                <w:sz w:val="19"/>
                <w:szCs w:val="19"/>
              </w:rPr>
              <w:t>JSON</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6042BD6" w14:textId="77777777" w:rsidR="008A1A0A" w:rsidRDefault="008A1A0A" w:rsidP="00604C43">
            <w:pPr>
              <w:spacing w:before="20" w:after="20"/>
            </w:pPr>
            <w:r>
              <w:rPr>
                <w:rFonts w:ascii="Arial" w:eastAsia="Arial" w:hAnsi="Arial" w:cs="Arial"/>
                <w:sz w:val="19"/>
                <w:szCs w:val="19"/>
              </w:rPr>
              <w:t>Ek bağlam bilgisi (case_id, tran_id, domain vb.)</w:t>
            </w:r>
          </w:p>
        </w:tc>
      </w:tr>
    </w:tbl>
    <w:p w14:paraId="138CD3A5" w14:textId="77777777" w:rsidR="008A1A0A" w:rsidRDefault="008A1A0A" w:rsidP="008A1A0A">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1A0A" w14:paraId="7C5C3340" w14:textId="77777777" w:rsidTr="00604C43">
        <w:tc>
          <w:tcPr>
            <w:tcW w:w="0" w:type="auto"/>
            <w:tcBorders>
              <w:top w:val="single" w:sz="1" w:space="0" w:color="2E5090"/>
              <w:left w:val="single" w:sz="12" w:space="0" w:color="2E5090"/>
              <w:bottom w:val="single" w:sz="1" w:space="0" w:color="2E5090"/>
              <w:right w:val="single" w:sz="1" w:space="0" w:color="2E5090"/>
            </w:tcBorders>
            <w:shd w:val="clear" w:color="auto" w:fill="EBF0FA"/>
            <w:tcMar>
              <w:top w:w="100" w:type="dxa"/>
              <w:left w:w="150" w:type="dxa"/>
              <w:bottom w:w="100" w:type="dxa"/>
              <w:right w:w="150" w:type="dxa"/>
            </w:tcMar>
          </w:tcPr>
          <w:p w14:paraId="1CA023EE" w14:textId="77777777" w:rsidR="008A1A0A" w:rsidRDefault="008A1A0A" w:rsidP="00604C43">
            <w:pPr>
              <w:spacing w:after="60"/>
            </w:pPr>
            <w:r>
              <w:rPr>
                <w:rFonts w:ascii="Arial" w:eastAsia="Arial" w:hAnsi="Arial" w:cs="Arial"/>
                <w:b/>
                <w:bCs/>
                <w:color w:val="2E5090"/>
                <w:sz w:val="20"/>
                <w:szCs w:val="20"/>
              </w:rPr>
              <w:t>PII Koruması</w:t>
            </w:r>
          </w:p>
          <w:p w14:paraId="468F23C6" w14:textId="77777777" w:rsidR="008A1A0A" w:rsidRDefault="008A1A0A" w:rsidP="00604C43">
            <w:r>
              <w:rPr>
                <w:rFonts w:ascii="Arial" w:eastAsia="Arial" w:hAnsi="Arial" w:cs="Arial"/>
                <w:sz w:val="19"/>
                <w:szCs w:val="19"/>
              </w:rPr>
              <w:t>Log kayıtlarında müşteri PII verileri (ad, soyad, TC kimlik no, telefon, e-posta) asla açık metin olarak yer almaz. Bu alanlar loglanması gerektiğinde SHA-256 hash ile maskelenir. Müşteri numarası (customer_no) operasyonel izleme için loglanabilir ancak diğer PII verileri maskelenir.</w:t>
            </w:r>
          </w:p>
        </w:tc>
      </w:tr>
    </w:tbl>
    <w:p w14:paraId="782713A9" w14:textId="77777777" w:rsidR="008A1A0A" w:rsidRDefault="008A1A0A" w:rsidP="008A1A0A">
      <w:pPr>
        <w:spacing w:before="40" w:after="40"/>
      </w:pPr>
    </w:p>
    <w:p w14:paraId="0E2A2C84" w14:textId="361B5896" w:rsidR="008A1A0A" w:rsidRDefault="008A1A0A" w:rsidP="008A1A0A">
      <w:pPr>
        <w:pStyle w:val="Balk2"/>
      </w:pPr>
      <w:r>
        <w:rPr>
          <w:rFonts w:ascii="Arial" w:eastAsia="Arial" w:hAnsi="Arial" w:cs="Arial"/>
          <w:sz w:val="24"/>
          <w:szCs w:val="24"/>
        </w:rPr>
        <w:t>8.2 Denetim İzi Detayları (Audit Trail – User_Activity)</w:t>
      </w:r>
    </w:p>
    <w:p w14:paraId="02FA69A5" w14:textId="77777777" w:rsidR="008A1A0A" w:rsidRDefault="008A1A0A" w:rsidP="008A1A0A">
      <w:pPr>
        <w:spacing w:before="80" w:after="80"/>
      </w:pPr>
      <w:r>
        <w:rPr>
          <w:rFonts w:ascii="Arial" w:eastAsia="Arial" w:hAnsi="Arial" w:cs="Arial"/>
          <w:sz w:val="20"/>
          <w:szCs w:val="20"/>
        </w:rPr>
        <w:t>Bölüm 8.2’de tanımlanan User_Activity tablosu, tüm kullanıcı eylemlerinin değiştirilemez kaydını tutar. Aşağıda bu tablonun detaylı şeması ve kaydedilen olay türleri belirtilmiştir.</w:t>
      </w:r>
    </w:p>
    <w:p w14:paraId="5BB3A06D" w14:textId="77777777" w:rsidR="008A1A0A" w:rsidRDefault="008A1A0A" w:rsidP="008A1A0A">
      <w:pPr>
        <w:pStyle w:val="Balk3"/>
      </w:pPr>
      <w:r>
        <w:rPr>
          <w:rFonts w:ascii="Arial" w:eastAsia="Arial" w:hAnsi="Arial" w:cs="Arial"/>
          <w:sz w:val="22"/>
          <w:szCs w:val="22"/>
        </w:rPr>
        <w:t>User_Activity Tablo Yapısı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000"/>
        <w:gridCol w:w="4426"/>
      </w:tblGrid>
      <w:tr w:rsidR="008A1A0A" w14:paraId="291223D2"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51E6C5D" w14:textId="77777777" w:rsidR="008A1A0A" w:rsidRDefault="008A1A0A" w:rsidP="00604C43">
            <w:r>
              <w:rPr>
                <w:rFonts w:ascii="Arial" w:eastAsia="Arial" w:hAnsi="Arial" w:cs="Arial"/>
                <w:b/>
                <w:bCs/>
                <w:color w:val="FFFFFF"/>
                <w:sz w:val="20"/>
                <w:szCs w:val="20"/>
              </w:rPr>
              <w:t>Sütun</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4B2FF271" w14:textId="77777777" w:rsidR="008A1A0A" w:rsidRDefault="008A1A0A" w:rsidP="00604C43">
            <w:r>
              <w:rPr>
                <w:rFonts w:ascii="Arial" w:eastAsia="Arial" w:hAnsi="Arial" w:cs="Arial"/>
                <w:b/>
                <w:bCs/>
                <w:color w:val="FFFFFF"/>
                <w:sz w:val="20"/>
                <w:szCs w:val="20"/>
              </w:rPr>
              <w:t>Veri Tipi</w:t>
            </w:r>
          </w:p>
        </w:tc>
        <w:tc>
          <w:tcPr>
            <w:tcW w:w="1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974BDE8" w14:textId="77777777" w:rsidR="008A1A0A" w:rsidRDefault="008A1A0A" w:rsidP="00604C43">
            <w:r>
              <w:rPr>
                <w:rFonts w:ascii="Arial" w:eastAsia="Arial" w:hAnsi="Arial" w:cs="Arial"/>
                <w:b/>
                <w:bCs/>
                <w:color w:val="FFFFFF"/>
                <w:sz w:val="20"/>
                <w:szCs w:val="20"/>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EA6337D" w14:textId="77777777" w:rsidR="008A1A0A" w:rsidRDefault="008A1A0A" w:rsidP="00604C43">
            <w:r>
              <w:rPr>
                <w:rFonts w:ascii="Arial" w:eastAsia="Arial" w:hAnsi="Arial" w:cs="Arial"/>
                <w:b/>
                <w:bCs/>
                <w:color w:val="FFFFFF"/>
                <w:sz w:val="20"/>
                <w:szCs w:val="20"/>
              </w:rPr>
              <w:t>Açıklama</w:t>
            </w:r>
          </w:p>
        </w:tc>
      </w:tr>
      <w:tr w:rsidR="008A1A0A" w14:paraId="33B781CE"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F4E7DC" w14:textId="77777777" w:rsidR="008A1A0A" w:rsidRDefault="008A1A0A" w:rsidP="00604C43">
            <w:pPr>
              <w:spacing w:before="20" w:after="20"/>
            </w:pPr>
            <w:r>
              <w:rPr>
                <w:rFonts w:ascii="Arial" w:eastAsia="Arial" w:hAnsi="Arial" w:cs="Arial"/>
                <w:sz w:val="19"/>
                <w:szCs w:val="19"/>
              </w:rPr>
              <w:t>id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FC215" w14:textId="77777777" w:rsidR="008A1A0A" w:rsidRDefault="008A1A0A" w:rsidP="00604C43">
            <w:pPr>
              <w:spacing w:before="20" w:after="20"/>
            </w:pPr>
            <w:r>
              <w:rPr>
                <w:rFonts w:ascii="Arial" w:eastAsia="Arial" w:hAnsi="Arial" w:cs="Arial"/>
                <w:sz w:val="19"/>
                <w:szCs w:val="19"/>
              </w:rPr>
              <w:t>BIGSERIAL</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56D54" w14:textId="77777777" w:rsidR="008A1A0A" w:rsidRDefault="008A1A0A" w:rsidP="00604C43">
            <w:pPr>
              <w:spacing w:before="20" w:after="20"/>
            </w:pPr>
            <w:r>
              <w:rPr>
                <w:rFonts w:ascii="Arial" w:eastAsia="Arial" w:hAnsi="Arial" w:cs="Arial"/>
                <w:sz w:val="19"/>
                <w:szCs w:val="19"/>
              </w:rPr>
              <w:t>PK</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F01738" w14:textId="77777777" w:rsidR="008A1A0A" w:rsidRDefault="008A1A0A" w:rsidP="00604C43">
            <w:pPr>
              <w:spacing w:before="20" w:after="20"/>
            </w:pPr>
            <w:r>
              <w:rPr>
                <w:rFonts w:ascii="Arial" w:eastAsia="Arial" w:hAnsi="Arial" w:cs="Arial"/>
                <w:sz w:val="19"/>
                <w:szCs w:val="19"/>
              </w:rPr>
              <w:t>Otomatik artan benzersiz kimlik</w:t>
            </w:r>
          </w:p>
        </w:tc>
      </w:tr>
      <w:tr w:rsidR="008A1A0A" w14:paraId="6323BEB4"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1FB9A19" w14:textId="77777777" w:rsidR="008A1A0A" w:rsidRDefault="008A1A0A" w:rsidP="00604C43">
            <w:pPr>
              <w:spacing w:before="20" w:after="20"/>
            </w:pPr>
            <w:r>
              <w:rPr>
                <w:rFonts w:ascii="Arial" w:eastAsia="Arial" w:hAnsi="Arial" w:cs="Arial"/>
                <w:sz w:val="19"/>
                <w:szCs w:val="19"/>
              </w:rPr>
              <w:t>user_id</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C5377E4" w14:textId="77777777" w:rsidR="008A1A0A" w:rsidRDefault="008A1A0A" w:rsidP="00604C43">
            <w:pPr>
              <w:spacing w:before="20" w:after="20"/>
            </w:pPr>
            <w:r>
              <w:rPr>
                <w:rFonts w:ascii="Arial" w:eastAsia="Arial" w:hAnsi="Arial" w:cs="Arial"/>
                <w:sz w:val="19"/>
                <w:szCs w:val="19"/>
              </w:rPr>
              <w:t>BIGINT</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2B3241" w14:textId="77777777" w:rsidR="008A1A0A" w:rsidRDefault="008A1A0A" w:rsidP="00604C43">
            <w:pPr>
              <w:spacing w:before="20" w:after="20"/>
            </w:pPr>
            <w:r>
              <w:rPr>
                <w:rFonts w:ascii="Arial" w:eastAsia="Arial" w:hAnsi="Arial" w:cs="Arial"/>
                <w:sz w:val="19"/>
                <w:szCs w:val="19"/>
              </w:rPr>
              <w:t>FK</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933CBF1" w14:textId="77777777" w:rsidR="008A1A0A" w:rsidRDefault="008A1A0A" w:rsidP="00604C43">
            <w:pPr>
              <w:spacing w:before="20" w:after="20"/>
            </w:pPr>
            <w:r>
              <w:rPr>
                <w:rFonts w:ascii="Arial" w:eastAsia="Arial" w:hAnsi="Arial" w:cs="Arial"/>
                <w:sz w:val="19"/>
                <w:szCs w:val="19"/>
              </w:rPr>
              <w:t>Eylemi gerçekleştiren kullanıcı. scm.user tablosuna FK.</w:t>
            </w:r>
          </w:p>
        </w:tc>
      </w:tr>
      <w:tr w:rsidR="008A1A0A" w14:paraId="1FAC4233"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57FDA4" w14:textId="77777777" w:rsidR="008A1A0A" w:rsidRDefault="008A1A0A" w:rsidP="00604C43">
            <w:pPr>
              <w:spacing w:before="20" w:after="20"/>
            </w:pPr>
            <w:r>
              <w:rPr>
                <w:rFonts w:ascii="Arial" w:eastAsia="Arial" w:hAnsi="Arial" w:cs="Arial"/>
                <w:sz w:val="19"/>
                <w:szCs w:val="19"/>
              </w:rPr>
              <w:t>action_type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AA7F40" w14:textId="77777777" w:rsidR="008A1A0A" w:rsidRDefault="008A1A0A" w:rsidP="00604C43">
            <w:pPr>
              <w:spacing w:before="20" w:after="20"/>
            </w:pPr>
            <w:r>
              <w:rPr>
                <w:rFonts w:ascii="Arial" w:eastAsia="Arial" w:hAnsi="Arial" w:cs="Arial"/>
                <w:sz w:val="19"/>
                <w:szCs w:val="19"/>
              </w:rPr>
              <w:t>VARCHAR(50)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0B210" w14:textId="77777777" w:rsidR="008A1A0A" w:rsidRDefault="008A1A0A" w:rsidP="00604C43">
            <w:pPr>
              <w:spacing w:before="20" w:after="20"/>
            </w:pPr>
            <w:r>
              <w:rPr>
                <w:rFonts w:ascii="Arial" w:eastAsia="Arial" w:hAnsi="Arial" w:cs="Arial"/>
                <w:sz w:val="19"/>
                <w:szCs w:val="19"/>
              </w:rPr>
              <w:t>NOT 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BD44C" w14:textId="77777777" w:rsidR="008A1A0A" w:rsidRDefault="008A1A0A" w:rsidP="00604C43">
            <w:pPr>
              <w:spacing w:before="20" w:after="20"/>
            </w:pPr>
            <w:r>
              <w:rPr>
                <w:rFonts w:ascii="Arial" w:eastAsia="Arial" w:hAnsi="Arial" w:cs="Arial"/>
                <w:sz w:val="19"/>
                <w:szCs w:val="19"/>
              </w:rPr>
              <w:t>Olay türü kodu (ör. CASE_CREATE, LOGIN, CONFIG_CHANGE)</w:t>
            </w:r>
          </w:p>
        </w:tc>
      </w:tr>
      <w:tr w:rsidR="008A1A0A" w14:paraId="330D9D9C"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E746928" w14:textId="77777777" w:rsidR="008A1A0A" w:rsidRDefault="008A1A0A" w:rsidP="00604C43">
            <w:pPr>
              <w:spacing w:before="20" w:after="20"/>
            </w:pPr>
            <w:r>
              <w:rPr>
                <w:rFonts w:ascii="Arial" w:eastAsia="Arial" w:hAnsi="Arial" w:cs="Arial"/>
                <w:sz w:val="19"/>
                <w:szCs w:val="19"/>
              </w:rPr>
              <w:t>entity_type</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F2FA13" w14:textId="77777777" w:rsidR="008A1A0A" w:rsidRDefault="008A1A0A" w:rsidP="00604C43">
            <w:pPr>
              <w:spacing w:before="20" w:after="20"/>
            </w:pPr>
            <w:r>
              <w:rPr>
                <w:rFonts w:ascii="Arial" w:eastAsia="Arial" w:hAnsi="Arial" w:cs="Arial"/>
                <w:sz w:val="19"/>
                <w:szCs w:val="19"/>
              </w:rPr>
              <w:t>VARCHAR(30)</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E707CDF"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C736C46" w14:textId="77777777" w:rsidR="008A1A0A" w:rsidRDefault="008A1A0A" w:rsidP="00604C43">
            <w:pPr>
              <w:spacing w:before="20" w:after="20"/>
            </w:pPr>
            <w:r>
              <w:rPr>
                <w:rFonts w:ascii="Arial" w:eastAsia="Arial" w:hAnsi="Arial" w:cs="Arial"/>
                <w:sz w:val="19"/>
                <w:szCs w:val="19"/>
              </w:rPr>
              <w:t>Etkilenen varlık türü: CASE, TRANSACTION, USER, CONFIG, REVIEW</w:t>
            </w:r>
          </w:p>
        </w:tc>
      </w:tr>
      <w:tr w:rsidR="008A1A0A" w14:paraId="3E1A08F9"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643DE5" w14:textId="77777777" w:rsidR="008A1A0A" w:rsidRDefault="008A1A0A" w:rsidP="00604C43">
            <w:pPr>
              <w:spacing w:before="20" w:after="20"/>
            </w:pPr>
            <w:r>
              <w:rPr>
                <w:rFonts w:ascii="Arial" w:eastAsia="Arial" w:hAnsi="Arial" w:cs="Arial"/>
                <w:sz w:val="19"/>
                <w:szCs w:val="19"/>
              </w:rPr>
              <w:t>entity_id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A733F7" w14:textId="77777777" w:rsidR="008A1A0A" w:rsidRDefault="008A1A0A" w:rsidP="00604C43">
            <w:pPr>
              <w:spacing w:before="20" w:after="20"/>
            </w:pPr>
            <w:r>
              <w:rPr>
                <w:rFonts w:ascii="Arial" w:eastAsia="Arial" w:hAnsi="Arial" w:cs="Arial"/>
                <w:sz w:val="19"/>
                <w:szCs w:val="19"/>
              </w:rPr>
              <w:t>BIGINT</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813FEE"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E65F3" w14:textId="77777777" w:rsidR="008A1A0A" w:rsidRDefault="008A1A0A" w:rsidP="00604C43">
            <w:pPr>
              <w:spacing w:before="20" w:after="20"/>
            </w:pPr>
            <w:r>
              <w:rPr>
                <w:rFonts w:ascii="Arial" w:eastAsia="Arial" w:hAnsi="Arial" w:cs="Arial"/>
                <w:sz w:val="19"/>
                <w:szCs w:val="19"/>
              </w:rPr>
              <w:t>Etkilenen varlığın kimliği (case_id, tran_id, user_id vb.)</w:t>
            </w:r>
          </w:p>
        </w:tc>
      </w:tr>
      <w:tr w:rsidR="008A1A0A" w14:paraId="15A52BFD"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D70F4D" w14:textId="77777777" w:rsidR="008A1A0A" w:rsidRDefault="008A1A0A" w:rsidP="00604C43">
            <w:pPr>
              <w:spacing w:before="20" w:after="20"/>
            </w:pPr>
            <w:r>
              <w:rPr>
                <w:rFonts w:ascii="Arial" w:eastAsia="Arial" w:hAnsi="Arial" w:cs="Arial"/>
                <w:sz w:val="19"/>
                <w:szCs w:val="19"/>
              </w:rPr>
              <w:t>old_value</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072C474" w14:textId="77777777" w:rsidR="008A1A0A" w:rsidRDefault="008A1A0A" w:rsidP="00604C43">
            <w:pPr>
              <w:spacing w:before="20" w:after="20"/>
            </w:pPr>
            <w:r>
              <w:rPr>
                <w:rFonts w:ascii="Arial" w:eastAsia="Arial" w:hAnsi="Arial" w:cs="Arial"/>
                <w:sz w:val="19"/>
                <w:szCs w:val="19"/>
              </w:rPr>
              <w:t>JSONB</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DE77AEC"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636EFA" w14:textId="77777777" w:rsidR="008A1A0A" w:rsidRDefault="008A1A0A" w:rsidP="00604C43">
            <w:pPr>
              <w:spacing w:before="20" w:after="20"/>
            </w:pPr>
            <w:r>
              <w:rPr>
                <w:rFonts w:ascii="Arial" w:eastAsia="Arial" w:hAnsi="Arial" w:cs="Arial"/>
                <w:sz w:val="19"/>
                <w:szCs w:val="19"/>
              </w:rPr>
              <w:t>Değişiklikten önceki durum (JSON). Oluşturma olaylarında null.</w:t>
            </w:r>
          </w:p>
        </w:tc>
      </w:tr>
      <w:tr w:rsidR="008A1A0A" w14:paraId="7731DAA8"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95411A" w14:textId="77777777" w:rsidR="008A1A0A" w:rsidRDefault="008A1A0A" w:rsidP="00604C43">
            <w:pPr>
              <w:spacing w:before="20" w:after="20"/>
            </w:pPr>
            <w:r>
              <w:rPr>
                <w:rFonts w:ascii="Arial" w:eastAsia="Arial" w:hAnsi="Arial" w:cs="Arial"/>
                <w:sz w:val="19"/>
                <w:szCs w:val="19"/>
              </w:rPr>
              <w:t>new_value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F8B7E" w14:textId="77777777" w:rsidR="008A1A0A" w:rsidRDefault="008A1A0A" w:rsidP="00604C43">
            <w:pPr>
              <w:spacing w:before="20" w:after="20"/>
            </w:pPr>
            <w:r>
              <w:rPr>
                <w:rFonts w:ascii="Arial" w:eastAsia="Arial" w:hAnsi="Arial" w:cs="Arial"/>
                <w:sz w:val="19"/>
                <w:szCs w:val="19"/>
              </w:rPr>
              <w:t>JSONB</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71CCA"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85E2E" w14:textId="77777777" w:rsidR="008A1A0A" w:rsidRDefault="008A1A0A" w:rsidP="00604C43">
            <w:pPr>
              <w:spacing w:before="20" w:after="20"/>
            </w:pPr>
            <w:r>
              <w:rPr>
                <w:rFonts w:ascii="Arial" w:eastAsia="Arial" w:hAnsi="Arial" w:cs="Arial"/>
                <w:sz w:val="19"/>
                <w:szCs w:val="19"/>
              </w:rPr>
              <w:t>Değişiklikten sonraki durum (JSON). Silme olaylarında null.</w:t>
            </w:r>
          </w:p>
        </w:tc>
      </w:tr>
      <w:tr w:rsidR="008A1A0A" w14:paraId="3118385F"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E9E57F7" w14:textId="77777777" w:rsidR="008A1A0A" w:rsidRDefault="008A1A0A" w:rsidP="00604C43">
            <w:pPr>
              <w:spacing w:before="20" w:after="20"/>
            </w:pPr>
            <w:r>
              <w:rPr>
                <w:rFonts w:ascii="Arial" w:eastAsia="Arial" w:hAnsi="Arial" w:cs="Arial"/>
                <w:sz w:val="19"/>
                <w:szCs w:val="19"/>
              </w:rPr>
              <w:t>ip_address</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BA17F2A" w14:textId="77777777" w:rsidR="008A1A0A" w:rsidRDefault="008A1A0A" w:rsidP="00604C43">
            <w:pPr>
              <w:spacing w:before="20" w:after="20"/>
            </w:pPr>
            <w:r>
              <w:rPr>
                <w:rFonts w:ascii="Arial" w:eastAsia="Arial" w:hAnsi="Arial" w:cs="Arial"/>
                <w:sz w:val="19"/>
                <w:szCs w:val="19"/>
              </w:rPr>
              <w:t>INET</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D983F54"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4C267E4" w14:textId="77777777" w:rsidR="008A1A0A" w:rsidRDefault="008A1A0A" w:rsidP="00604C43">
            <w:pPr>
              <w:spacing w:before="20" w:after="20"/>
            </w:pPr>
            <w:r>
              <w:rPr>
                <w:rFonts w:ascii="Arial" w:eastAsia="Arial" w:hAnsi="Arial" w:cs="Arial"/>
                <w:sz w:val="19"/>
                <w:szCs w:val="19"/>
              </w:rPr>
              <w:t>Kullanıcının IP adresi</w:t>
            </w:r>
          </w:p>
        </w:tc>
      </w:tr>
      <w:tr w:rsidR="008A1A0A" w14:paraId="5D6A096F"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37643D" w14:textId="77777777" w:rsidR="008A1A0A" w:rsidRDefault="008A1A0A" w:rsidP="00604C43">
            <w:pPr>
              <w:spacing w:before="20" w:after="20"/>
            </w:pPr>
            <w:r>
              <w:rPr>
                <w:rFonts w:ascii="Arial" w:eastAsia="Arial" w:hAnsi="Arial" w:cs="Arial"/>
                <w:sz w:val="19"/>
                <w:szCs w:val="19"/>
              </w:rPr>
              <w:t>session_id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0D35D4" w14:textId="77777777" w:rsidR="008A1A0A" w:rsidRDefault="008A1A0A" w:rsidP="00604C43">
            <w:pPr>
              <w:spacing w:before="20" w:after="20"/>
            </w:pPr>
            <w:r>
              <w:rPr>
                <w:rFonts w:ascii="Arial" w:eastAsia="Arial" w:hAnsi="Arial" w:cs="Arial"/>
                <w:sz w:val="19"/>
                <w:szCs w:val="19"/>
              </w:rPr>
              <w:t>VARCHAR(128)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6CC4C"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6867FC" w14:textId="77777777" w:rsidR="008A1A0A" w:rsidRDefault="008A1A0A" w:rsidP="00604C43">
            <w:pPr>
              <w:spacing w:before="20" w:after="20"/>
            </w:pPr>
            <w:r>
              <w:rPr>
                <w:rFonts w:ascii="Arial" w:eastAsia="Arial" w:hAnsi="Arial" w:cs="Arial"/>
                <w:sz w:val="19"/>
                <w:szCs w:val="19"/>
              </w:rPr>
              <w:t>KeyCloak oturum kimliği hash’i</w:t>
            </w:r>
          </w:p>
        </w:tc>
      </w:tr>
      <w:tr w:rsidR="008A1A0A" w14:paraId="0290155A"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7F8CDD3" w14:textId="77777777" w:rsidR="008A1A0A" w:rsidRDefault="008A1A0A" w:rsidP="00604C43">
            <w:pPr>
              <w:spacing w:before="20" w:after="20"/>
            </w:pPr>
            <w:r>
              <w:rPr>
                <w:rFonts w:ascii="Arial" w:eastAsia="Arial" w:hAnsi="Arial" w:cs="Arial"/>
                <w:sz w:val="19"/>
                <w:szCs w:val="19"/>
              </w:rPr>
              <w:t>created_at</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EFD0413" w14:textId="77777777" w:rsidR="008A1A0A" w:rsidRDefault="008A1A0A" w:rsidP="00604C43">
            <w:pPr>
              <w:spacing w:before="20" w:after="20"/>
            </w:pPr>
            <w:r>
              <w:rPr>
                <w:rFonts w:ascii="Arial" w:eastAsia="Arial" w:hAnsi="Arial" w:cs="Arial"/>
                <w:sz w:val="19"/>
                <w:szCs w:val="19"/>
              </w:rPr>
              <w:t>TIMESTAMPTZ</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922060" w14:textId="77777777" w:rsidR="008A1A0A" w:rsidRDefault="008A1A0A" w:rsidP="00604C43">
            <w:pPr>
              <w:spacing w:before="20" w:after="20"/>
            </w:pPr>
            <w:r>
              <w:rPr>
                <w:rFonts w:ascii="Arial" w:eastAsia="Arial" w:hAnsi="Arial" w:cs="Arial"/>
                <w:sz w:val="19"/>
                <w:szCs w:val="19"/>
              </w:rPr>
              <w:t>NOT 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FF0C3AF" w14:textId="77777777" w:rsidR="008A1A0A" w:rsidRDefault="008A1A0A" w:rsidP="00604C43">
            <w:pPr>
              <w:spacing w:before="20" w:after="20"/>
            </w:pPr>
            <w:r>
              <w:rPr>
                <w:rFonts w:ascii="Arial" w:eastAsia="Arial" w:hAnsi="Arial" w:cs="Arial"/>
                <w:sz w:val="19"/>
                <w:szCs w:val="19"/>
              </w:rPr>
              <w:t>Olay zaman damgası (UTC). DEFAULT now().</w:t>
            </w:r>
          </w:p>
        </w:tc>
      </w:tr>
      <w:tr w:rsidR="008A1A0A" w14:paraId="6464F8DA"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8FCC13" w14:textId="77777777" w:rsidR="008A1A0A" w:rsidRDefault="008A1A0A" w:rsidP="00604C43">
            <w:pPr>
              <w:spacing w:before="20" w:after="20"/>
            </w:pPr>
            <w:r>
              <w:rPr>
                <w:rFonts w:ascii="Arial" w:eastAsia="Arial" w:hAnsi="Arial" w:cs="Arial"/>
                <w:sz w:val="19"/>
                <w:szCs w:val="19"/>
              </w:rPr>
              <w:t>description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94DF73" w14:textId="77777777" w:rsidR="008A1A0A" w:rsidRDefault="008A1A0A" w:rsidP="00604C43">
            <w:pPr>
              <w:spacing w:before="20" w:after="20"/>
            </w:pPr>
            <w:r>
              <w:rPr>
                <w:rFonts w:ascii="Arial" w:eastAsia="Arial" w:hAnsi="Arial" w:cs="Arial"/>
                <w:sz w:val="19"/>
                <w:szCs w:val="19"/>
              </w:rPr>
              <w:t>TEXT</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4D3AEF"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ABBD6" w14:textId="77777777" w:rsidR="008A1A0A" w:rsidRDefault="008A1A0A" w:rsidP="00604C43">
            <w:pPr>
              <w:spacing w:before="20" w:after="20"/>
            </w:pPr>
            <w:r>
              <w:rPr>
                <w:rFonts w:ascii="Arial" w:eastAsia="Arial" w:hAnsi="Arial" w:cs="Arial"/>
                <w:sz w:val="19"/>
                <w:szCs w:val="19"/>
              </w:rPr>
              <w:t>Okunabilir olay açıklaması (ör. “Vaka #1234 kapatıldı”)</w:t>
            </w:r>
          </w:p>
        </w:tc>
      </w:tr>
    </w:tbl>
    <w:p w14:paraId="10ABA3A2" w14:textId="77777777" w:rsidR="008A1A0A" w:rsidRDefault="008A1A0A" w:rsidP="008A1A0A">
      <w:pPr>
        <w:spacing w:before="40" w:after="40"/>
      </w:pPr>
    </w:p>
    <w:p w14:paraId="23B12890" w14:textId="77777777" w:rsidR="008A1A0A" w:rsidRDefault="008A1A0A" w:rsidP="008A1A0A">
      <w:pPr>
        <w:pStyle w:val="Balk3"/>
      </w:pPr>
      <w:r>
        <w:rPr>
          <w:rFonts w:ascii="Arial" w:eastAsia="Arial" w:hAnsi="Arial" w:cs="Arial"/>
          <w:sz w:val="22"/>
          <w:szCs w:val="22"/>
        </w:rPr>
        <w:lastRenderedPageBreak/>
        <w:t>Kaydedilen Olay Türleri (action_type)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26"/>
      </w:tblGrid>
      <w:tr w:rsidR="008A1A0A" w14:paraId="3BD3F21B"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E6DE451" w14:textId="77777777" w:rsidR="008A1A0A" w:rsidRDefault="008A1A0A" w:rsidP="00604C43">
            <w:r>
              <w:rPr>
                <w:rFonts w:ascii="Arial" w:eastAsia="Arial" w:hAnsi="Arial" w:cs="Arial"/>
                <w:b/>
                <w:bCs/>
                <w:color w:val="FFFFFF"/>
                <w:sz w:val="20"/>
                <w:szCs w:val="20"/>
              </w:rPr>
              <w:t>action_type</w:t>
            </w:r>
          </w:p>
        </w:tc>
        <w:tc>
          <w:tcPr>
            <w:tcW w:w="3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8DCE69F" w14:textId="77777777" w:rsidR="008A1A0A" w:rsidRDefault="008A1A0A" w:rsidP="00604C43">
            <w:r>
              <w:rPr>
                <w:rFonts w:ascii="Arial" w:eastAsia="Arial" w:hAnsi="Arial" w:cs="Arial"/>
                <w:b/>
                <w:bCs/>
                <w:color w:val="FFFFFF"/>
                <w:sz w:val="20"/>
                <w:szCs w:val="20"/>
              </w:rPr>
              <w:t>Açıklama</w:t>
            </w:r>
          </w:p>
        </w:tc>
        <w:tc>
          <w:tcPr>
            <w:tcW w:w="3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D882A85" w14:textId="77777777" w:rsidR="008A1A0A" w:rsidRDefault="008A1A0A" w:rsidP="00604C43">
            <w:r>
              <w:rPr>
                <w:rFonts w:ascii="Arial" w:eastAsia="Arial" w:hAnsi="Arial" w:cs="Arial"/>
                <w:b/>
                <w:bCs/>
                <w:color w:val="FFFFFF"/>
                <w:sz w:val="20"/>
                <w:szCs w:val="20"/>
              </w:rPr>
              <w:t>Kaydedilen Ek Veri</w:t>
            </w:r>
          </w:p>
        </w:tc>
      </w:tr>
      <w:tr w:rsidR="008A1A0A" w14:paraId="11D8A3FC"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FBBBB7" w14:textId="77777777" w:rsidR="008A1A0A" w:rsidRDefault="008A1A0A" w:rsidP="00604C43">
            <w:pPr>
              <w:spacing w:before="20" w:after="20"/>
            </w:pPr>
            <w:r>
              <w:rPr>
                <w:rFonts w:ascii="Arial" w:eastAsia="Arial" w:hAnsi="Arial" w:cs="Arial"/>
                <w:sz w:val="19"/>
                <w:szCs w:val="19"/>
              </w:rPr>
              <w:t>LOGIN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D4760" w14:textId="77777777" w:rsidR="008A1A0A" w:rsidRDefault="008A1A0A" w:rsidP="00604C43">
            <w:pPr>
              <w:spacing w:before="20" w:after="20"/>
            </w:pPr>
            <w:r>
              <w:rPr>
                <w:rFonts w:ascii="Arial" w:eastAsia="Arial" w:hAnsi="Arial" w:cs="Arial"/>
                <w:sz w:val="19"/>
                <w:szCs w:val="19"/>
              </w:rPr>
              <w:t>Kullanıcı girişi (KeyCloak callback)</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881D4B" w14:textId="77777777" w:rsidR="008A1A0A" w:rsidRDefault="008A1A0A" w:rsidP="00604C43">
            <w:pPr>
              <w:spacing w:before="20" w:after="20"/>
            </w:pPr>
            <w:r>
              <w:rPr>
                <w:rFonts w:ascii="Arial" w:eastAsia="Arial" w:hAnsi="Arial" w:cs="Arial"/>
                <w:sz w:val="19"/>
                <w:szCs w:val="19"/>
              </w:rPr>
              <w:t>IP, user_agent, login_method (LDAP/local)</w:t>
            </w:r>
          </w:p>
        </w:tc>
      </w:tr>
      <w:tr w:rsidR="008A1A0A" w14:paraId="510399D9"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17B6F1" w14:textId="77777777" w:rsidR="008A1A0A" w:rsidRDefault="008A1A0A" w:rsidP="00604C43">
            <w:pPr>
              <w:spacing w:before="20" w:after="20"/>
            </w:pPr>
            <w:r>
              <w:rPr>
                <w:rFonts w:ascii="Arial" w:eastAsia="Arial" w:hAnsi="Arial" w:cs="Arial"/>
                <w:sz w:val="19"/>
                <w:szCs w:val="19"/>
              </w:rPr>
              <w:t>LOGOUT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BD1FE77" w14:textId="77777777" w:rsidR="008A1A0A" w:rsidRDefault="008A1A0A" w:rsidP="00604C43">
            <w:pPr>
              <w:spacing w:before="20" w:after="20"/>
            </w:pPr>
            <w:r>
              <w:rPr>
                <w:rFonts w:ascii="Arial" w:eastAsia="Arial" w:hAnsi="Arial" w:cs="Arial"/>
                <w:sz w:val="19"/>
                <w:szCs w:val="19"/>
              </w:rPr>
              <w:t>Kullanıcı çıkışı (manuel)</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21BD694" w14:textId="77777777" w:rsidR="008A1A0A" w:rsidRDefault="008A1A0A" w:rsidP="00604C43">
            <w:pPr>
              <w:spacing w:before="20" w:after="20"/>
            </w:pPr>
            <w:r>
              <w:rPr>
                <w:rFonts w:ascii="Arial" w:eastAsia="Arial" w:hAnsi="Arial" w:cs="Arial"/>
                <w:sz w:val="19"/>
                <w:szCs w:val="19"/>
              </w:rPr>
              <w:t>Oturum süresi</w:t>
            </w:r>
          </w:p>
        </w:tc>
      </w:tr>
      <w:tr w:rsidR="008A1A0A" w14:paraId="32DEAFC0"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1E883" w14:textId="77777777" w:rsidR="008A1A0A" w:rsidRDefault="008A1A0A" w:rsidP="00604C43">
            <w:pPr>
              <w:spacing w:before="20" w:after="20"/>
            </w:pPr>
            <w:r>
              <w:rPr>
                <w:rFonts w:ascii="Arial" w:eastAsia="Arial" w:hAnsi="Arial" w:cs="Arial"/>
                <w:sz w:val="19"/>
                <w:szCs w:val="19"/>
              </w:rPr>
              <w:t>SESSION_TIMEOUT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1926E" w14:textId="77777777" w:rsidR="008A1A0A" w:rsidRDefault="008A1A0A" w:rsidP="00604C43">
            <w:pPr>
              <w:spacing w:before="20" w:after="20"/>
            </w:pPr>
            <w:r>
              <w:rPr>
                <w:rFonts w:ascii="Arial" w:eastAsia="Arial" w:hAnsi="Arial" w:cs="Arial"/>
                <w:sz w:val="19"/>
                <w:szCs w:val="19"/>
              </w:rPr>
              <w:t>Oturum zaman aşımı ile sonlandırma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4B3935" w14:textId="77777777" w:rsidR="008A1A0A" w:rsidRDefault="008A1A0A" w:rsidP="00604C43">
            <w:pPr>
              <w:spacing w:before="20" w:after="20"/>
            </w:pPr>
            <w:r>
              <w:rPr>
                <w:rFonts w:ascii="Arial" w:eastAsia="Arial" w:hAnsi="Arial" w:cs="Arial"/>
                <w:sz w:val="19"/>
                <w:szCs w:val="19"/>
              </w:rPr>
              <w:t>Son aktivite zamanı, oturum süresi</w:t>
            </w:r>
          </w:p>
        </w:tc>
      </w:tr>
      <w:tr w:rsidR="008A1A0A" w14:paraId="7767E92C"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091837" w14:textId="77777777" w:rsidR="008A1A0A" w:rsidRDefault="008A1A0A" w:rsidP="00604C43">
            <w:pPr>
              <w:spacing w:before="20" w:after="20"/>
            </w:pPr>
            <w:r>
              <w:rPr>
                <w:rFonts w:ascii="Arial" w:eastAsia="Arial" w:hAnsi="Arial" w:cs="Arial"/>
                <w:sz w:val="19"/>
                <w:szCs w:val="19"/>
              </w:rPr>
              <w:t>SESSION_REVOKED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BF2CA0E" w14:textId="77777777" w:rsidR="008A1A0A" w:rsidRDefault="008A1A0A" w:rsidP="00604C43">
            <w:pPr>
              <w:spacing w:before="20" w:after="20"/>
            </w:pPr>
            <w:r>
              <w:rPr>
                <w:rFonts w:ascii="Arial" w:eastAsia="Arial" w:hAnsi="Arial" w:cs="Arial"/>
                <w:sz w:val="19"/>
                <w:szCs w:val="19"/>
              </w:rPr>
              <w:t>Başka oturumdan düşürülme (concurrent login)</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C3E26EA" w14:textId="77777777" w:rsidR="008A1A0A" w:rsidRDefault="008A1A0A" w:rsidP="00604C43">
            <w:pPr>
              <w:spacing w:before="20" w:after="20"/>
            </w:pPr>
            <w:r>
              <w:rPr>
                <w:rFonts w:ascii="Arial" w:eastAsia="Arial" w:hAnsi="Arial" w:cs="Arial"/>
                <w:sz w:val="19"/>
                <w:szCs w:val="19"/>
              </w:rPr>
              <w:t>Yeni oturumun IP adresi</w:t>
            </w:r>
          </w:p>
        </w:tc>
      </w:tr>
      <w:tr w:rsidR="008A1A0A" w14:paraId="588691C0"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93B16" w14:textId="77777777" w:rsidR="008A1A0A" w:rsidRDefault="008A1A0A" w:rsidP="00604C43">
            <w:pPr>
              <w:spacing w:before="20" w:after="20"/>
            </w:pPr>
            <w:r>
              <w:rPr>
                <w:rFonts w:ascii="Arial" w:eastAsia="Arial" w:hAnsi="Arial" w:cs="Arial"/>
                <w:sz w:val="19"/>
                <w:szCs w:val="19"/>
              </w:rPr>
              <w:t>BROWSER_CLOSE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0CAFCF" w14:textId="77777777" w:rsidR="008A1A0A" w:rsidRDefault="008A1A0A" w:rsidP="00604C43">
            <w:pPr>
              <w:spacing w:before="20" w:after="20"/>
            </w:pPr>
            <w:r>
              <w:rPr>
                <w:rFonts w:ascii="Arial" w:eastAsia="Arial" w:hAnsi="Arial" w:cs="Arial"/>
                <w:sz w:val="19"/>
                <w:szCs w:val="19"/>
              </w:rPr>
              <w:t>Tarayıcı kapatılarak çıkış (beforeunload)</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C1527F" w14:textId="77777777" w:rsidR="008A1A0A" w:rsidRDefault="008A1A0A" w:rsidP="00604C43">
            <w:pPr>
              <w:spacing w:before="20" w:after="20"/>
            </w:pPr>
            <w:r>
              <w:rPr>
                <w:rFonts w:ascii="Arial" w:eastAsia="Arial" w:hAnsi="Arial" w:cs="Arial"/>
                <w:sz w:val="19"/>
                <w:szCs w:val="19"/>
              </w:rPr>
              <w:t>Oturum süresi, açık vaka sayısı</w:t>
            </w:r>
          </w:p>
        </w:tc>
      </w:tr>
      <w:tr w:rsidR="008A1A0A" w14:paraId="71D1D8A6"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D9254C2" w14:textId="77777777" w:rsidR="008A1A0A" w:rsidRDefault="008A1A0A" w:rsidP="00604C43">
            <w:pPr>
              <w:spacing w:before="20" w:after="20"/>
            </w:pPr>
            <w:r>
              <w:rPr>
                <w:rFonts w:ascii="Arial" w:eastAsia="Arial" w:hAnsi="Arial" w:cs="Arial"/>
                <w:sz w:val="19"/>
                <w:szCs w:val="19"/>
              </w:rPr>
              <w:t>CASE_CREATE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CA606F" w14:textId="77777777" w:rsidR="008A1A0A" w:rsidRDefault="008A1A0A" w:rsidP="00604C43">
            <w:pPr>
              <w:spacing w:before="20" w:after="20"/>
            </w:pPr>
            <w:r>
              <w:rPr>
                <w:rFonts w:ascii="Arial" w:eastAsia="Arial" w:hAnsi="Arial" w:cs="Arial"/>
                <w:sz w:val="19"/>
                <w:szCs w:val="19"/>
              </w:rPr>
              <w:t>Yeni vaka oluşturma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E24084" w14:textId="77777777" w:rsidR="008A1A0A" w:rsidRDefault="008A1A0A" w:rsidP="00604C43">
            <w:pPr>
              <w:spacing w:before="20" w:after="20"/>
            </w:pPr>
            <w:r>
              <w:rPr>
                <w:rFonts w:ascii="Arial" w:eastAsia="Arial" w:hAnsi="Arial" w:cs="Arial"/>
                <w:sz w:val="19"/>
                <w:szCs w:val="19"/>
              </w:rPr>
              <w:t>case_id, domain, priority, bağlı işlem sayısı</w:t>
            </w:r>
          </w:p>
        </w:tc>
      </w:tr>
      <w:tr w:rsidR="008A1A0A" w14:paraId="7CBFAF68"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714A33" w14:textId="77777777" w:rsidR="008A1A0A" w:rsidRDefault="008A1A0A" w:rsidP="00604C43">
            <w:pPr>
              <w:spacing w:before="20" w:after="20"/>
            </w:pPr>
            <w:r>
              <w:rPr>
                <w:rFonts w:ascii="Arial" w:eastAsia="Arial" w:hAnsi="Arial" w:cs="Arial"/>
                <w:sz w:val="19"/>
                <w:szCs w:val="19"/>
              </w:rPr>
              <w:t>CASE_UPDATE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383D9A" w14:textId="77777777" w:rsidR="008A1A0A" w:rsidRDefault="008A1A0A" w:rsidP="00604C43">
            <w:pPr>
              <w:spacing w:before="20" w:after="20"/>
            </w:pPr>
            <w:r>
              <w:rPr>
                <w:rFonts w:ascii="Arial" w:eastAsia="Arial" w:hAnsi="Arial" w:cs="Arial"/>
                <w:sz w:val="19"/>
                <w:szCs w:val="19"/>
              </w:rPr>
              <w:t>Vaka bilgi güncellemesi</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003D5" w14:textId="77777777" w:rsidR="008A1A0A" w:rsidRDefault="008A1A0A" w:rsidP="00604C43">
            <w:pPr>
              <w:spacing w:before="20" w:after="20"/>
            </w:pPr>
            <w:r>
              <w:rPr>
                <w:rFonts w:ascii="Arial" w:eastAsia="Arial" w:hAnsi="Arial" w:cs="Arial"/>
                <w:sz w:val="19"/>
                <w:szCs w:val="19"/>
              </w:rPr>
              <w:t>old_value / new_value (değişen alanlar)</w:t>
            </w:r>
          </w:p>
        </w:tc>
      </w:tr>
      <w:tr w:rsidR="008A1A0A" w14:paraId="11DA89C3"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0B92F5A" w14:textId="77777777" w:rsidR="008A1A0A" w:rsidRDefault="008A1A0A" w:rsidP="00604C43">
            <w:pPr>
              <w:spacing w:before="20" w:after="20"/>
            </w:pPr>
            <w:r>
              <w:rPr>
                <w:rFonts w:ascii="Arial" w:eastAsia="Arial" w:hAnsi="Arial" w:cs="Arial"/>
                <w:sz w:val="19"/>
                <w:szCs w:val="19"/>
              </w:rPr>
              <w:t>CASE_STATUS_CHANGE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5A723A" w14:textId="77777777" w:rsidR="008A1A0A" w:rsidRDefault="008A1A0A" w:rsidP="00604C43">
            <w:pPr>
              <w:spacing w:before="20" w:after="20"/>
            </w:pPr>
            <w:r>
              <w:rPr>
                <w:rFonts w:ascii="Arial" w:eastAsia="Arial" w:hAnsi="Arial" w:cs="Arial"/>
                <w:sz w:val="19"/>
                <w:szCs w:val="19"/>
              </w:rPr>
              <w:t>Vaka durum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DCEF71" w14:textId="77777777" w:rsidR="008A1A0A" w:rsidRDefault="008A1A0A" w:rsidP="00604C43">
            <w:pPr>
              <w:spacing w:before="20" w:after="20"/>
            </w:pPr>
            <w:r>
              <w:rPr>
                <w:rFonts w:ascii="Arial" w:eastAsia="Arial" w:hAnsi="Arial" w:cs="Arial"/>
                <w:sz w:val="19"/>
                <w:szCs w:val="19"/>
              </w:rPr>
              <w:t>old_status, new_status, neden</w:t>
            </w:r>
          </w:p>
        </w:tc>
      </w:tr>
      <w:tr w:rsidR="008A1A0A" w14:paraId="32FAB88B"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E3AACD" w14:textId="77777777" w:rsidR="008A1A0A" w:rsidRDefault="008A1A0A" w:rsidP="00604C43">
            <w:pPr>
              <w:spacing w:before="20" w:after="20"/>
            </w:pPr>
            <w:r>
              <w:rPr>
                <w:rFonts w:ascii="Arial" w:eastAsia="Arial" w:hAnsi="Arial" w:cs="Arial"/>
                <w:sz w:val="19"/>
                <w:szCs w:val="19"/>
              </w:rPr>
              <w:t>CASE_CLOSE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C2D59" w14:textId="77777777" w:rsidR="008A1A0A" w:rsidRDefault="008A1A0A" w:rsidP="00604C43">
            <w:pPr>
              <w:spacing w:before="20" w:after="20"/>
            </w:pPr>
            <w:r>
              <w:rPr>
                <w:rFonts w:ascii="Arial" w:eastAsia="Arial" w:hAnsi="Arial" w:cs="Arial"/>
                <w:sz w:val="19"/>
                <w:szCs w:val="19"/>
              </w:rPr>
              <w:t>Vaka kapatma (veya PENDING_CLOSURE)</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0495FD" w14:textId="2A1102D3" w:rsidR="008A1A0A" w:rsidRDefault="008A1A0A" w:rsidP="00604C43">
            <w:pPr>
              <w:spacing w:before="20" w:after="20"/>
            </w:pPr>
            <w:r>
              <w:rPr>
                <w:rFonts w:ascii="Arial" w:eastAsia="Arial" w:hAnsi="Arial" w:cs="Arial"/>
                <w:sz w:val="19"/>
                <w:szCs w:val="19"/>
              </w:rPr>
              <w:t>kapama nedeni, maker_checker durumu</w:t>
            </w:r>
          </w:p>
        </w:tc>
      </w:tr>
      <w:tr w:rsidR="008A1A0A" w14:paraId="6281F3BD"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78677B9" w14:textId="77777777" w:rsidR="008A1A0A" w:rsidRDefault="008A1A0A" w:rsidP="00604C43">
            <w:pPr>
              <w:spacing w:before="20" w:after="20"/>
            </w:pPr>
            <w:r>
              <w:rPr>
                <w:rFonts w:ascii="Arial" w:eastAsia="Arial" w:hAnsi="Arial" w:cs="Arial"/>
                <w:sz w:val="19"/>
                <w:szCs w:val="19"/>
              </w:rPr>
              <w:t>CASE_ASSIGN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ABDC22" w14:textId="77777777" w:rsidR="008A1A0A" w:rsidRDefault="008A1A0A" w:rsidP="00604C43">
            <w:pPr>
              <w:spacing w:before="20" w:after="20"/>
            </w:pPr>
            <w:r>
              <w:rPr>
                <w:rFonts w:ascii="Arial" w:eastAsia="Arial" w:hAnsi="Arial" w:cs="Arial"/>
                <w:sz w:val="19"/>
                <w:szCs w:val="19"/>
              </w:rPr>
              <w:t>Vaka atama / yeniden atama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828DBB8" w14:textId="77777777" w:rsidR="008A1A0A" w:rsidRDefault="008A1A0A" w:rsidP="00604C43">
            <w:pPr>
              <w:spacing w:before="20" w:after="20"/>
            </w:pPr>
            <w:r>
              <w:rPr>
                <w:rFonts w:ascii="Arial" w:eastAsia="Arial" w:hAnsi="Arial" w:cs="Arial"/>
                <w:sz w:val="19"/>
                <w:szCs w:val="19"/>
              </w:rPr>
              <w:t>old_owner, new_owner</w:t>
            </w:r>
          </w:p>
        </w:tc>
      </w:tr>
      <w:tr w:rsidR="008A1A0A" w14:paraId="4F7D0474"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7087F5" w14:textId="77777777" w:rsidR="008A1A0A" w:rsidRDefault="008A1A0A" w:rsidP="00604C43">
            <w:pPr>
              <w:spacing w:before="20" w:after="20"/>
            </w:pPr>
            <w:r>
              <w:rPr>
                <w:rFonts w:ascii="Arial" w:eastAsia="Arial" w:hAnsi="Arial" w:cs="Arial"/>
                <w:sz w:val="19"/>
                <w:szCs w:val="19"/>
              </w:rPr>
              <w:t>TRAN_LINK</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C83DE" w14:textId="77777777" w:rsidR="008A1A0A" w:rsidRDefault="008A1A0A" w:rsidP="00604C43">
            <w:pPr>
              <w:spacing w:before="20" w:after="20"/>
            </w:pPr>
            <w:r>
              <w:rPr>
                <w:rFonts w:ascii="Arial" w:eastAsia="Arial" w:hAnsi="Arial" w:cs="Arial"/>
                <w:sz w:val="19"/>
                <w:szCs w:val="19"/>
              </w:rPr>
              <w:t>İşlemi vakaya bağlama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BA887" w14:textId="77777777" w:rsidR="008A1A0A" w:rsidRDefault="008A1A0A" w:rsidP="00604C43">
            <w:pPr>
              <w:spacing w:before="20" w:after="20"/>
            </w:pPr>
            <w:r>
              <w:rPr>
                <w:rFonts w:ascii="Arial" w:eastAsia="Arial" w:hAnsi="Arial" w:cs="Arial"/>
                <w:sz w:val="19"/>
                <w:szCs w:val="19"/>
              </w:rPr>
              <w:t>case_id, tran_id</w:t>
            </w:r>
          </w:p>
        </w:tc>
      </w:tr>
      <w:tr w:rsidR="008A1A0A" w14:paraId="28858EEA"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A20C5F0" w14:textId="77777777" w:rsidR="008A1A0A" w:rsidRDefault="008A1A0A" w:rsidP="00604C43">
            <w:pPr>
              <w:spacing w:before="20" w:after="20"/>
            </w:pPr>
            <w:r>
              <w:rPr>
                <w:rFonts w:ascii="Arial" w:eastAsia="Arial" w:hAnsi="Arial" w:cs="Arial"/>
                <w:sz w:val="19"/>
                <w:szCs w:val="19"/>
              </w:rPr>
              <w:t>REVIEW_REQUEST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6563BF7" w14:textId="77777777" w:rsidR="008A1A0A" w:rsidRDefault="008A1A0A" w:rsidP="00604C43">
            <w:pPr>
              <w:spacing w:before="20" w:after="20"/>
            </w:pPr>
            <w:r>
              <w:rPr>
                <w:rFonts w:ascii="Arial" w:eastAsia="Arial" w:hAnsi="Arial" w:cs="Arial"/>
                <w:sz w:val="19"/>
                <w:szCs w:val="19"/>
              </w:rPr>
              <w:t>Review isteği gönderme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54739E9" w14:textId="77777777" w:rsidR="008A1A0A" w:rsidRDefault="008A1A0A" w:rsidP="00604C43">
            <w:pPr>
              <w:spacing w:before="20" w:after="20"/>
            </w:pPr>
            <w:r>
              <w:rPr>
                <w:rFonts w:ascii="Arial" w:eastAsia="Arial" w:hAnsi="Arial" w:cs="Arial"/>
                <w:sz w:val="19"/>
                <w:szCs w:val="19"/>
              </w:rPr>
              <w:t>case_id, reviewer_user_id</w:t>
            </w:r>
          </w:p>
        </w:tc>
      </w:tr>
      <w:tr w:rsidR="008A1A0A" w14:paraId="5E5DFC9D"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C876BC" w14:textId="77777777" w:rsidR="008A1A0A" w:rsidRDefault="008A1A0A" w:rsidP="00604C43">
            <w:pPr>
              <w:spacing w:before="20" w:after="20"/>
            </w:pPr>
            <w:r>
              <w:rPr>
                <w:rFonts w:ascii="Arial" w:eastAsia="Arial" w:hAnsi="Arial" w:cs="Arial"/>
                <w:sz w:val="19"/>
                <w:szCs w:val="19"/>
              </w:rPr>
              <w:t>REVIEW_COMPLETE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FC7F6" w14:textId="77777777" w:rsidR="008A1A0A" w:rsidRDefault="008A1A0A" w:rsidP="00604C43">
            <w:pPr>
              <w:spacing w:before="20" w:after="20"/>
            </w:pPr>
            <w:r>
              <w:rPr>
                <w:rFonts w:ascii="Arial" w:eastAsia="Arial" w:hAnsi="Arial" w:cs="Arial"/>
                <w:sz w:val="19"/>
                <w:szCs w:val="19"/>
              </w:rPr>
              <w:t>Review tamamlama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71504" w14:textId="77777777" w:rsidR="008A1A0A" w:rsidRDefault="008A1A0A" w:rsidP="00604C43">
            <w:pPr>
              <w:spacing w:before="20" w:after="20"/>
            </w:pPr>
            <w:r>
              <w:rPr>
                <w:rFonts w:ascii="Arial" w:eastAsia="Arial" w:hAnsi="Arial" w:cs="Arial"/>
                <w:sz w:val="19"/>
                <w:szCs w:val="19"/>
              </w:rPr>
              <w:t>case_id, review_notes</w:t>
            </w:r>
          </w:p>
        </w:tc>
      </w:tr>
      <w:tr w:rsidR="008A1A0A" w14:paraId="0DA33454"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B0FBC9" w14:textId="77777777" w:rsidR="008A1A0A" w:rsidRDefault="008A1A0A" w:rsidP="00604C43">
            <w:pPr>
              <w:spacing w:before="20" w:after="20"/>
            </w:pPr>
            <w:r>
              <w:rPr>
                <w:rFonts w:ascii="Arial" w:eastAsia="Arial" w:hAnsi="Arial" w:cs="Arial"/>
                <w:sz w:val="19"/>
                <w:szCs w:val="19"/>
              </w:rPr>
              <w:t>APPROVAL_REQUEST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EB8254F" w14:textId="77777777" w:rsidR="008A1A0A" w:rsidRDefault="008A1A0A" w:rsidP="00604C43">
            <w:pPr>
              <w:spacing w:before="20" w:after="20"/>
            </w:pPr>
            <w:r>
              <w:rPr>
                <w:rFonts w:ascii="Arial" w:eastAsia="Arial" w:hAnsi="Arial" w:cs="Arial"/>
                <w:sz w:val="19"/>
                <w:szCs w:val="19"/>
              </w:rPr>
              <w:t>Maker-Checker onay talebi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97C38FD" w14:textId="77777777" w:rsidR="008A1A0A" w:rsidRDefault="008A1A0A" w:rsidP="00604C43">
            <w:pPr>
              <w:spacing w:before="20" w:after="20"/>
            </w:pPr>
            <w:r>
              <w:rPr>
                <w:rFonts w:ascii="Arial" w:eastAsia="Arial" w:hAnsi="Arial" w:cs="Arial"/>
                <w:sz w:val="19"/>
                <w:szCs w:val="19"/>
              </w:rPr>
              <w:t>case_id / user_id, request_type</w:t>
            </w:r>
          </w:p>
        </w:tc>
      </w:tr>
      <w:tr w:rsidR="008A1A0A" w14:paraId="38BC277B"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B3C01" w14:textId="77777777" w:rsidR="008A1A0A" w:rsidRDefault="008A1A0A" w:rsidP="00604C43">
            <w:pPr>
              <w:spacing w:before="20" w:after="20"/>
            </w:pPr>
            <w:r>
              <w:rPr>
                <w:rFonts w:ascii="Arial" w:eastAsia="Arial" w:hAnsi="Arial" w:cs="Arial"/>
                <w:sz w:val="19"/>
                <w:szCs w:val="19"/>
              </w:rPr>
              <w:t>APPROVAL_DECISION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9C2C3" w14:textId="77777777" w:rsidR="008A1A0A" w:rsidRDefault="008A1A0A" w:rsidP="00604C43">
            <w:pPr>
              <w:spacing w:before="20" w:after="20"/>
            </w:pPr>
            <w:r>
              <w:rPr>
                <w:rFonts w:ascii="Arial" w:eastAsia="Arial" w:hAnsi="Arial" w:cs="Arial"/>
                <w:sz w:val="19"/>
                <w:szCs w:val="19"/>
              </w:rPr>
              <w:t>Onay/red kararı</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188DC" w14:textId="77777777" w:rsidR="008A1A0A" w:rsidRDefault="008A1A0A" w:rsidP="00604C43">
            <w:pPr>
              <w:spacing w:before="20" w:after="20"/>
            </w:pPr>
            <w:r>
              <w:rPr>
                <w:rFonts w:ascii="Arial" w:eastAsia="Arial" w:hAnsi="Arial" w:cs="Arial"/>
                <w:sz w:val="19"/>
                <w:szCs w:val="19"/>
              </w:rPr>
              <w:t>decision (APPROVE/REJECT), gerekçe</w:t>
            </w:r>
          </w:p>
        </w:tc>
      </w:tr>
      <w:tr w:rsidR="008A1A0A" w14:paraId="3DCFA5DD"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435F12" w14:textId="77777777" w:rsidR="008A1A0A" w:rsidRDefault="008A1A0A" w:rsidP="00604C43">
            <w:pPr>
              <w:spacing w:before="20" w:after="20"/>
            </w:pPr>
            <w:r>
              <w:rPr>
                <w:rFonts w:ascii="Arial" w:eastAsia="Arial" w:hAnsi="Arial" w:cs="Arial"/>
                <w:sz w:val="19"/>
                <w:szCs w:val="19"/>
              </w:rPr>
              <w:t>CONFIG_CHANGE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A2F0A9" w14:textId="77777777" w:rsidR="008A1A0A" w:rsidRDefault="008A1A0A" w:rsidP="00604C43">
            <w:pPr>
              <w:spacing w:before="20" w:after="20"/>
            </w:pPr>
            <w:r>
              <w:rPr>
                <w:rFonts w:ascii="Arial" w:eastAsia="Arial" w:hAnsi="Arial" w:cs="Arial"/>
                <w:sz w:val="19"/>
                <w:szCs w:val="19"/>
              </w:rPr>
              <w:t>Sistem ayarı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9F742F0" w14:textId="77777777" w:rsidR="008A1A0A" w:rsidRDefault="008A1A0A" w:rsidP="00604C43">
            <w:pPr>
              <w:spacing w:before="20" w:after="20"/>
            </w:pPr>
            <w:r>
              <w:rPr>
                <w:rFonts w:ascii="Arial" w:eastAsia="Arial" w:hAnsi="Arial" w:cs="Arial"/>
                <w:sz w:val="19"/>
                <w:szCs w:val="19"/>
              </w:rPr>
              <w:t>setting_key, old_value, new_value</w:t>
            </w:r>
          </w:p>
        </w:tc>
      </w:tr>
      <w:tr w:rsidR="008A1A0A" w14:paraId="66679964"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1ADD5C" w14:textId="77777777" w:rsidR="008A1A0A" w:rsidRDefault="008A1A0A" w:rsidP="00604C43">
            <w:pPr>
              <w:spacing w:before="20" w:after="20"/>
            </w:pPr>
            <w:r>
              <w:rPr>
                <w:rFonts w:ascii="Arial" w:eastAsia="Arial" w:hAnsi="Arial" w:cs="Arial"/>
                <w:sz w:val="19"/>
                <w:szCs w:val="19"/>
              </w:rPr>
              <w:t>USER_CREATE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AF69A" w14:textId="77777777" w:rsidR="008A1A0A" w:rsidRDefault="008A1A0A" w:rsidP="00604C43">
            <w:pPr>
              <w:spacing w:before="20" w:after="20"/>
            </w:pPr>
            <w:r>
              <w:rPr>
                <w:rFonts w:ascii="Arial" w:eastAsia="Arial" w:hAnsi="Arial" w:cs="Arial"/>
                <w:sz w:val="19"/>
                <w:szCs w:val="19"/>
              </w:rPr>
              <w:t>Yeni kullanıcı oluşturma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C3462B" w14:textId="77777777" w:rsidR="008A1A0A" w:rsidRDefault="008A1A0A" w:rsidP="00604C43">
            <w:pPr>
              <w:spacing w:before="20" w:after="20"/>
            </w:pPr>
            <w:r>
              <w:rPr>
                <w:rFonts w:ascii="Arial" w:eastAsia="Arial" w:hAnsi="Arial" w:cs="Arial"/>
                <w:sz w:val="19"/>
                <w:szCs w:val="19"/>
              </w:rPr>
              <w:t>target_user_id, role, domain</w:t>
            </w:r>
          </w:p>
        </w:tc>
      </w:tr>
      <w:tr w:rsidR="008A1A0A" w14:paraId="5B79201A"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F746CE4" w14:textId="77777777" w:rsidR="008A1A0A" w:rsidRDefault="008A1A0A" w:rsidP="00604C43">
            <w:pPr>
              <w:spacing w:before="20" w:after="20"/>
            </w:pPr>
            <w:r>
              <w:rPr>
                <w:rFonts w:ascii="Arial" w:eastAsia="Arial" w:hAnsi="Arial" w:cs="Arial"/>
                <w:sz w:val="19"/>
                <w:szCs w:val="19"/>
              </w:rPr>
              <w:t>USER_UPDATE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0823F52" w14:textId="77777777" w:rsidR="008A1A0A" w:rsidRDefault="008A1A0A" w:rsidP="00604C43">
            <w:pPr>
              <w:spacing w:before="20" w:after="20"/>
            </w:pPr>
            <w:r>
              <w:rPr>
                <w:rFonts w:ascii="Arial" w:eastAsia="Arial" w:hAnsi="Arial" w:cs="Arial"/>
                <w:sz w:val="19"/>
                <w:szCs w:val="19"/>
              </w:rPr>
              <w:t>Kullanıcı bilgi güncellemesi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C3F41F" w14:textId="77777777" w:rsidR="008A1A0A" w:rsidRDefault="008A1A0A" w:rsidP="00604C43">
            <w:pPr>
              <w:spacing w:before="20" w:after="20"/>
            </w:pPr>
            <w:r>
              <w:rPr>
                <w:rFonts w:ascii="Arial" w:eastAsia="Arial" w:hAnsi="Arial" w:cs="Arial"/>
                <w:sz w:val="19"/>
                <w:szCs w:val="19"/>
              </w:rPr>
              <w:t>old_value / new_value</w:t>
            </w:r>
          </w:p>
        </w:tc>
      </w:tr>
      <w:tr w:rsidR="008A1A0A" w14:paraId="6277C62A"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1734A" w14:textId="77777777" w:rsidR="008A1A0A" w:rsidRDefault="008A1A0A" w:rsidP="00604C43">
            <w:pPr>
              <w:spacing w:before="20" w:after="20"/>
            </w:pPr>
            <w:r>
              <w:rPr>
                <w:rFonts w:ascii="Arial" w:eastAsia="Arial" w:hAnsi="Arial" w:cs="Arial"/>
                <w:sz w:val="19"/>
                <w:szCs w:val="19"/>
              </w:rPr>
              <w:t>REPORT_GENERATE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0C2AA" w14:textId="77777777" w:rsidR="008A1A0A" w:rsidRDefault="008A1A0A" w:rsidP="00604C43">
            <w:pPr>
              <w:spacing w:before="20" w:after="20"/>
            </w:pPr>
            <w:r>
              <w:rPr>
                <w:rFonts w:ascii="Arial" w:eastAsia="Arial" w:hAnsi="Arial" w:cs="Arial"/>
                <w:sz w:val="19"/>
                <w:szCs w:val="19"/>
              </w:rPr>
              <w:t>Rapor üretimi</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78B2FF" w14:textId="77777777" w:rsidR="008A1A0A" w:rsidRDefault="008A1A0A" w:rsidP="00604C43">
            <w:pPr>
              <w:spacing w:before="20" w:after="20"/>
            </w:pPr>
            <w:r>
              <w:rPr>
                <w:rFonts w:ascii="Arial" w:eastAsia="Arial" w:hAnsi="Arial" w:cs="Arial"/>
                <w:sz w:val="19"/>
                <w:szCs w:val="19"/>
              </w:rPr>
              <w:t>report_type, parametreler, üretim süresi</w:t>
            </w:r>
          </w:p>
        </w:tc>
      </w:tr>
      <w:tr w:rsidR="008A1A0A" w14:paraId="365DDFDD"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7FA17D2" w14:textId="77777777" w:rsidR="008A1A0A" w:rsidRDefault="008A1A0A" w:rsidP="00604C43">
            <w:pPr>
              <w:spacing w:before="20" w:after="20"/>
            </w:pPr>
            <w:r>
              <w:rPr>
                <w:rFonts w:ascii="Arial" w:eastAsia="Arial" w:hAnsi="Arial" w:cs="Arial"/>
                <w:sz w:val="19"/>
                <w:szCs w:val="19"/>
              </w:rPr>
              <w:t>FILE_UPLOAD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0708F9B" w14:textId="77777777" w:rsidR="008A1A0A" w:rsidRDefault="008A1A0A" w:rsidP="00604C43">
            <w:pPr>
              <w:spacing w:before="20" w:after="20"/>
            </w:pPr>
            <w:r>
              <w:rPr>
                <w:rFonts w:ascii="Arial" w:eastAsia="Arial" w:hAnsi="Arial" w:cs="Arial"/>
                <w:sz w:val="19"/>
                <w:szCs w:val="19"/>
              </w:rPr>
              <w:t>Dosya yükleme (ek)</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420F9E" w14:textId="77777777" w:rsidR="008A1A0A" w:rsidRDefault="008A1A0A" w:rsidP="00604C43">
            <w:pPr>
              <w:spacing w:before="20" w:after="20"/>
            </w:pPr>
            <w:r>
              <w:rPr>
                <w:rFonts w:ascii="Arial" w:eastAsia="Arial" w:hAnsi="Arial" w:cs="Arial"/>
                <w:sz w:val="19"/>
                <w:szCs w:val="19"/>
              </w:rPr>
              <w:t>case_id, dosya_adı, boyut, MIME tipi</w:t>
            </w:r>
          </w:p>
        </w:tc>
      </w:tr>
      <w:tr w:rsidR="008A1A0A" w14:paraId="53B4039C"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61F55B" w14:textId="77777777" w:rsidR="008A1A0A" w:rsidRDefault="008A1A0A" w:rsidP="00604C43">
            <w:pPr>
              <w:spacing w:before="20" w:after="20"/>
            </w:pPr>
            <w:r>
              <w:rPr>
                <w:rFonts w:ascii="Arial" w:eastAsia="Arial" w:hAnsi="Arial" w:cs="Arial"/>
                <w:sz w:val="19"/>
                <w:szCs w:val="19"/>
              </w:rPr>
              <w:t>FILE_DOWNLOAD</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E7642" w14:textId="77777777" w:rsidR="008A1A0A" w:rsidRDefault="008A1A0A" w:rsidP="00604C43">
            <w:pPr>
              <w:spacing w:before="20" w:after="20"/>
            </w:pPr>
            <w:r>
              <w:rPr>
                <w:rFonts w:ascii="Arial" w:eastAsia="Arial" w:hAnsi="Arial" w:cs="Arial"/>
                <w:sz w:val="19"/>
                <w:szCs w:val="19"/>
              </w:rPr>
              <w:t>Dosya indirme</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DB7F6A" w14:textId="77777777" w:rsidR="008A1A0A" w:rsidRDefault="008A1A0A" w:rsidP="00604C43">
            <w:pPr>
              <w:spacing w:before="20" w:after="20"/>
            </w:pPr>
            <w:r>
              <w:rPr>
                <w:rFonts w:ascii="Arial" w:eastAsia="Arial" w:hAnsi="Arial" w:cs="Arial"/>
                <w:sz w:val="19"/>
                <w:szCs w:val="19"/>
              </w:rPr>
              <w:t>case_id, dosya_adı</w:t>
            </w:r>
          </w:p>
        </w:tc>
      </w:tr>
      <w:tr w:rsidR="008A1A0A" w14:paraId="4CC1A3F4"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FB6C69" w14:textId="77777777" w:rsidR="008A1A0A" w:rsidRDefault="008A1A0A" w:rsidP="00604C43">
            <w:pPr>
              <w:spacing w:before="20" w:after="20"/>
            </w:pPr>
            <w:r>
              <w:rPr>
                <w:rFonts w:ascii="Arial" w:eastAsia="Arial" w:hAnsi="Arial" w:cs="Arial"/>
                <w:sz w:val="19"/>
                <w:szCs w:val="19"/>
              </w:rPr>
              <w:t>EXPORT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77AD1D6" w14:textId="77777777" w:rsidR="008A1A0A" w:rsidRDefault="008A1A0A" w:rsidP="00604C43">
            <w:pPr>
              <w:spacing w:before="20" w:after="20"/>
            </w:pPr>
            <w:r>
              <w:rPr>
                <w:rFonts w:ascii="Arial" w:eastAsia="Arial" w:hAnsi="Arial" w:cs="Arial"/>
                <w:sz w:val="19"/>
                <w:szCs w:val="19"/>
              </w:rPr>
              <w:t>Veri dışa aktarma (Excel/CSV)</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DD0C279" w14:textId="77777777" w:rsidR="008A1A0A" w:rsidRDefault="008A1A0A" w:rsidP="00604C43">
            <w:pPr>
              <w:spacing w:before="20" w:after="20"/>
            </w:pPr>
            <w:r>
              <w:rPr>
                <w:rFonts w:ascii="Arial" w:eastAsia="Arial" w:hAnsi="Arial" w:cs="Arial"/>
                <w:sz w:val="19"/>
                <w:szCs w:val="19"/>
              </w:rPr>
              <w:t>export_type, filtre parametreleri, satır sayısı</w:t>
            </w:r>
          </w:p>
        </w:tc>
      </w:tr>
      <w:tr w:rsidR="00557BC0" w14:paraId="249251D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F2D22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CASE_ARCHIVE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974F591"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Vakası arşivleme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6FD758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archive_reason</w:t>
            </w:r>
          </w:p>
        </w:tc>
      </w:tr>
      <w:tr w:rsidR="00557BC0" w14:paraId="5112B728"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5AC63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CASE_REOPEN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172809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Arşivden vaka yeniden açma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0BC40E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reopen_reason, previous_status</w:t>
            </w:r>
          </w:p>
        </w:tc>
      </w:tr>
      <w:tr w:rsidR="00557BC0" w14:paraId="14D9F06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09602F"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lastRenderedPageBreak/>
              <w:t>CASE_PRIORITY_CHANGE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0BBCA8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Vaka önem derecesi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F55ACF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old_priority, new_priority</w:t>
            </w:r>
          </w:p>
        </w:tc>
      </w:tr>
      <w:tr w:rsidR="00557BC0" w14:paraId="62CDAEC1"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E8636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CASE_DOMAIN_CHANGE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395069"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Vaka alanı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6CEB39F"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old_domain, new_domain</w:t>
            </w:r>
          </w:p>
        </w:tc>
      </w:tr>
      <w:tr w:rsidR="00557BC0" w14:paraId="592D17C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B613B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CASE_HIERARCHY_LINK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F1EC850"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Alt vakayı üst vakaya bağlama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AF7A2C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parent_case_id, child_case_id</w:t>
            </w:r>
          </w:p>
        </w:tc>
      </w:tr>
      <w:tr w:rsidR="00557BC0" w14:paraId="3248F3C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F69C9D"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CASE_HIERARCHY_UNLINK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E3130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Alt vaka ilişkisini kaldırma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E5D747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parent_case_id, child_case_id, reason</w:t>
            </w:r>
          </w:p>
        </w:tc>
      </w:tr>
      <w:tr w:rsidR="00557BC0" w14:paraId="557AD6C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3BD2C9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CASE_MERGE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B64EDD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İki vakayı birleştirme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04CEB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source_case_id, target_case_id, merged_tran_count</w:t>
            </w:r>
          </w:p>
        </w:tc>
      </w:tr>
      <w:tr w:rsidR="00557BC0" w14:paraId="4E6EB53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8EBF79"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TRAN_UNLINK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35478B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İşlemi vakadan çıkarma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A81D0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tran_id, reason</w:t>
            </w:r>
          </w:p>
        </w:tc>
      </w:tr>
      <w:tr w:rsidR="00557BC0" w14:paraId="41FBC313"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D17529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COMMENT_ADD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C909C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Vakaya yorum ekleme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5881E36"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comment_id, comment_preview (ilk 200 karakter)</w:t>
            </w:r>
          </w:p>
        </w:tc>
      </w:tr>
      <w:tr w:rsidR="00557BC0" w14:paraId="68DD53C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277985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COMMENT_EDIT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11C9679"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Yorum düzenleme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C5A1CE"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comment_id, old_preview, new_preview</w:t>
            </w:r>
          </w:p>
        </w:tc>
      </w:tr>
      <w:tr w:rsidR="00557BC0" w14:paraId="6D843E7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DE48B9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COMMENT_DELETE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3CC92A0"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Yorum silme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A21CB6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comment_id, deleted_by_role</w:t>
            </w:r>
          </w:p>
        </w:tc>
      </w:tr>
      <w:tr w:rsidR="00557BC0" w14:paraId="1DCF6FC5"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55D99ED"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NOTIFICATION_READ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2E6D736"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Bildirimi okundu olarak işaretleme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DB22B6"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notification_id, notification_type</w:t>
            </w:r>
          </w:p>
        </w:tc>
      </w:tr>
      <w:tr w:rsidR="00557BC0" w14:paraId="1C76088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FF8F4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NOTIFICATION_BULK_READ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27EE1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Tüm bildirimleri okundu işaretleme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E669CF"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notification_count</w:t>
            </w:r>
          </w:p>
        </w:tc>
      </w:tr>
      <w:tr w:rsidR="00557BC0" w14:paraId="5C42FADF"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7323D8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USER_DEACTIVATE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D6FEC2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Kullanıcı devre dışı bırakma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C3EC0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target_user_id, reason, reassigned_cases</w:t>
            </w:r>
          </w:p>
        </w:tc>
      </w:tr>
      <w:tr w:rsidR="00557BC0" w14:paraId="0351DD7E"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09F228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USER_REACTIVATE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3FCE6B1"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Kullanıcı yeniden etkinleştirme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82AF6F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target_user_id</w:t>
            </w:r>
          </w:p>
        </w:tc>
      </w:tr>
      <w:tr w:rsidR="00557BC0" w14:paraId="670D0B75"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6AAEA3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USER_ROLE_CHANGE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5E8FA3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Kullanıcı rol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D492B6"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target_user_id, old_role, new_role, domain</w:t>
            </w:r>
          </w:p>
        </w:tc>
      </w:tr>
      <w:tr w:rsidR="00557BC0" w14:paraId="35647B4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A7D824F"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USER_DOMAIN_CHANGE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FD05BD"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Kullanıcı domain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4D1F30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target_user_id, old_domains, new_domains</w:t>
            </w:r>
          </w:p>
        </w:tc>
      </w:tr>
      <w:tr w:rsidR="00557BC0" w14:paraId="759F6DBF"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DA2DD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AUTH_FAILURE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F1D127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Yetkisiz erişim denemesi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59D079"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endpoint, method, required_role, user_role</w:t>
            </w:r>
          </w:p>
        </w:tc>
      </w:tr>
      <w:tr w:rsidR="00557BC0" w14:paraId="64A9A18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04236A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RATE_LIMIT_HIT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370DF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Rate limit aşımı</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61F952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endpoint, ip_address, limit_value</w:t>
            </w:r>
          </w:p>
        </w:tc>
      </w:tr>
      <w:tr w:rsidR="00557BC0" w14:paraId="4B6368CC"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A73EBE"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CONCURRENT_SESSION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D1ED26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Eş zamanlı oturum tespiti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27B331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old_session_ip, new_session_ip</w:t>
            </w:r>
          </w:p>
        </w:tc>
      </w:tr>
      <w:tr w:rsidR="00557BC0" w14:paraId="005334F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B82E7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DATA_VIEW</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DC036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Hassas veri görüntüleme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E7B03F1"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entity_type, entity_id, viewed_fields</w:t>
            </w:r>
          </w:p>
        </w:tc>
      </w:tr>
      <w:tr w:rsidR="00557BC0" w14:paraId="0BBE5D00"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324418D"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PII_ACCESS</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F372D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PII verilerine erişim</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688DE20"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customer_no_hash, access_context, case_id</w:t>
            </w:r>
          </w:p>
        </w:tc>
      </w:tr>
      <w:tr w:rsidR="00557BC0" w14:paraId="2871A85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10287A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SYSTEM_SETTING_VIEW</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1A72B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Sistem ayarları görüntüleme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6AFFC60"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viewed_settings_count</w:t>
            </w:r>
          </w:p>
        </w:tc>
      </w:tr>
      <w:tr w:rsidR="00557BC0" w14:paraId="57EF5DB1"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B541E06"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BULK_ASSIGN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5108EC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Toplu vaka atama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742C79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case_ids[], target_user_id, count</w:t>
            </w:r>
          </w:p>
        </w:tc>
      </w:tr>
      <w:tr w:rsidR="00557BC0" w14:paraId="361BEF21"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4EA42E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BULK_EXPORT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A15EF4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Toplu veri dışa aktarma (&gt;100 satır)</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688B887"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export_type, row_count, filter_params</w:t>
            </w:r>
          </w:p>
        </w:tc>
      </w:tr>
    </w:tbl>
    <w:p w14:paraId="3BBB9531" w14:textId="77777777" w:rsidR="008A1A0A" w:rsidRDefault="008A1A0A" w:rsidP="008A1A0A">
      <w:pPr>
        <w:spacing w:before="40" w:after="40"/>
      </w:pPr>
    </w:p>
    <w:p w14:paraId="26575291" w14:textId="77777777" w:rsidR="008A1A0A" w:rsidRDefault="008A1A0A" w:rsidP="008A1A0A">
      <w:pPr>
        <w:pStyle w:val="Balk3"/>
      </w:pPr>
      <w:r>
        <w:rPr>
          <w:rFonts w:ascii="Arial" w:eastAsia="Arial" w:hAnsi="Arial" w:cs="Arial"/>
          <w:sz w:val="22"/>
          <w:szCs w:val="22"/>
        </w:rPr>
        <w:lastRenderedPageBreak/>
        <w:t>Denetim İzi Mimari Kuralları</w:t>
      </w:r>
    </w:p>
    <w:p w14:paraId="7F074F60" w14:textId="77777777" w:rsidR="008A1A0A" w:rsidRDefault="008A1A0A" w:rsidP="008A1A0A">
      <w:pPr>
        <w:pStyle w:val="ListeParagraf"/>
        <w:numPr>
          <w:ilvl w:val="0"/>
          <w:numId w:val="45"/>
        </w:numPr>
        <w:spacing w:before="40" w:after="40"/>
      </w:pPr>
      <w:r>
        <w:t>INSERT-only: User_Activity tablosuna yalnızca INSERT yapılır. UPDATE ve DELETE işlemleri veritabanı seviyesinde trigger ile engellenir.</w:t>
      </w:r>
    </w:p>
    <w:p w14:paraId="567D19BF" w14:textId="77777777" w:rsidR="008A1A0A" w:rsidRDefault="008A1A0A" w:rsidP="008A1A0A">
      <w:pPr>
        <w:pStyle w:val="ListeParagraf"/>
        <w:numPr>
          <w:ilvl w:val="0"/>
          <w:numId w:val="45"/>
        </w:numPr>
        <w:spacing w:before="40" w:after="40"/>
      </w:pPr>
      <w:r>
        <w:t>Atomik Kayıt: Denetim kaydı, ana işlemle aynı veritabanı transaction’ı içinde yazılır. Ana işlem başarısız olursa denetim kaydı da rollback edilir.</w:t>
      </w:r>
    </w:p>
    <w:p w14:paraId="1851A89A" w14:textId="77777777" w:rsidR="008A1A0A" w:rsidRDefault="008A1A0A" w:rsidP="008A1A0A">
      <w:pPr>
        <w:pStyle w:val="ListeParagraf"/>
        <w:numPr>
          <w:ilvl w:val="0"/>
          <w:numId w:val="45"/>
        </w:numPr>
        <w:spacing w:before="40" w:after="40"/>
      </w:pPr>
      <w:r>
        <w:t>Zaman Damgası Güvenilirliği: created_at alanı veritabanı sunucusunun saatini kullanır (now()). Uygulama tarafından gönderilemez.</w:t>
      </w:r>
    </w:p>
    <w:p w14:paraId="0FBDEB39" w14:textId="77777777" w:rsidR="008A1A0A" w:rsidRDefault="008A1A0A" w:rsidP="008A1A0A">
      <w:pPr>
        <w:pStyle w:val="ListeParagraf"/>
        <w:numPr>
          <w:ilvl w:val="0"/>
          <w:numId w:val="45"/>
        </w:numPr>
        <w:spacing w:before="40" w:after="40"/>
      </w:pPr>
      <w:r>
        <w:t>İndeksleme: user_id, action_type, entity_type, entity_id ve created_at alanları üzerinde composite index tanımlanır.</w:t>
      </w:r>
    </w:p>
    <w:p w14:paraId="03F5A3EE" w14:textId="77777777" w:rsidR="008A1A0A" w:rsidRDefault="008A1A0A" w:rsidP="008A1A0A">
      <w:pPr>
        <w:pStyle w:val="ListeParagraf"/>
        <w:numPr>
          <w:ilvl w:val="0"/>
          <w:numId w:val="45"/>
        </w:numPr>
        <w:spacing w:before="40" w:after="40"/>
      </w:pPr>
      <w:r>
        <w:t>Partitioning: Veri hacmi arttıkça created_at üzerinden aylık range partitioning uygulanabilir.</w:t>
      </w:r>
    </w:p>
    <w:p w14:paraId="2CCEBC56" w14:textId="77777777" w:rsidR="007A2F0D" w:rsidRDefault="007A2F0D" w:rsidP="007A2F0D">
      <w:pPr>
        <w:spacing w:before="40" w:after="40"/>
      </w:pPr>
    </w:p>
    <w:p w14:paraId="6A3003E1" w14:textId="77777777" w:rsidR="007A2F0D" w:rsidRDefault="007A2F0D" w:rsidP="007A2F0D">
      <w:pPr>
        <w:pStyle w:val="Balk3"/>
      </w:pPr>
      <w:bookmarkStart w:id="66" w:name="_Toc222834814"/>
      <w:r>
        <w:t>Olay Türü Kategorileri</w:t>
      </w:r>
      <w:bookmarkEnd w:id="66"/>
    </w:p>
    <w:p w14:paraId="4F11B8C3" w14:textId="77777777" w:rsidR="007A2F0D" w:rsidRDefault="007A2F0D" w:rsidP="007A2F0D">
      <w:pPr>
        <w:spacing w:after="120"/>
      </w:pPr>
      <w:r>
        <w:rPr>
          <w:color w:val="333333"/>
        </w:rPr>
        <w:t>Olay türleri, sorgulama ve raporlama kolaylığı için kategorilere ayrılır. Bu kategorizasyon, API’de filtre parametresi olarak ve Dashboard’da gruplama amacıyla kullanılır: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A2F0D" w14:paraId="5798D25D" w14:textId="77777777" w:rsidTr="00771C95">
        <w:tc>
          <w:tcPr>
            <w:tcW w:w="2200" w:type="dxa"/>
            <w:tcBorders>
              <w:top w:val="single" w:sz="1" w:space="0" w:color="2C3E50"/>
              <w:left w:val="single" w:sz="1" w:space="0" w:color="2C3E50"/>
              <w:bottom w:val="single" w:sz="1" w:space="0" w:color="2C3E50"/>
              <w:right w:val="single" w:sz="1" w:space="0" w:color="2C3E50"/>
            </w:tcBorders>
            <w:shd w:val="clear" w:color="auto" w:fill="2C3E50"/>
            <w:tcMar>
              <w:top w:w="60" w:type="dxa"/>
              <w:left w:w="100" w:type="dxa"/>
              <w:bottom w:w="60" w:type="dxa"/>
              <w:right w:w="100" w:type="dxa"/>
            </w:tcMar>
            <w:vAlign w:val="center"/>
          </w:tcPr>
          <w:p w14:paraId="75E9EB80" w14:textId="77777777" w:rsidR="007A2F0D" w:rsidRDefault="007A2F0D" w:rsidP="00771C95">
            <w:r>
              <w:rPr>
                <w:b/>
                <w:bCs/>
                <w:color w:val="FFFFFF"/>
                <w:sz w:val="18"/>
                <w:szCs w:val="18"/>
              </w:rPr>
              <w:t>Kategori</w:t>
            </w:r>
          </w:p>
        </w:tc>
        <w:tc>
          <w:tcPr>
            <w:tcW w:w="6826" w:type="dxa"/>
            <w:tcBorders>
              <w:top w:val="single" w:sz="1" w:space="0" w:color="2C3E50"/>
              <w:left w:val="single" w:sz="1" w:space="0" w:color="2C3E50"/>
              <w:bottom w:val="single" w:sz="1" w:space="0" w:color="2C3E50"/>
              <w:right w:val="single" w:sz="1" w:space="0" w:color="2C3E50"/>
            </w:tcBorders>
            <w:shd w:val="clear" w:color="auto" w:fill="2C3E50"/>
            <w:tcMar>
              <w:top w:w="60" w:type="dxa"/>
              <w:left w:w="100" w:type="dxa"/>
              <w:bottom w:w="60" w:type="dxa"/>
              <w:right w:w="100" w:type="dxa"/>
            </w:tcMar>
            <w:vAlign w:val="center"/>
          </w:tcPr>
          <w:p w14:paraId="29FC8576" w14:textId="77777777" w:rsidR="007A2F0D" w:rsidRDefault="007A2F0D" w:rsidP="00771C95">
            <w:r>
              <w:rPr>
                <w:b/>
                <w:bCs/>
                <w:color w:val="FFFFFF"/>
                <w:sz w:val="18"/>
                <w:szCs w:val="18"/>
              </w:rPr>
              <w:t>action_type Değerleri</w:t>
            </w:r>
          </w:p>
        </w:tc>
      </w:tr>
      <w:tr w:rsidR="007A2F0D" w14:paraId="1F373044"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1CCB131A" w14:textId="77777777" w:rsidR="007A2F0D" w:rsidRDefault="007A2F0D" w:rsidP="00771C95">
            <w:r>
              <w:rPr>
                <w:b/>
                <w:bCs/>
                <w:color w:val="2C3E50"/>
                <w:sz w:val="18"/>
                <w:szCs w:val="18"/>
              </w:rPr>
              <w:t>SESSION</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35A893B4" w14:textId="77777777" w:rsidR="007A2F0D" w:rsidRDefault="007A2F0D" w:rsidP="00771C95">
            <w:r>
              <w:rPr>
                <w:color w:val="333333"/>
                <w:sz w:val="18"/>
                <w:szCs w:val="18"/>
              </w:rPr>
              <w:t>LOGIN, LOGOUT, SESSION_TIMEOUT, SESSION_REVOKED, BROWSER_CLOSE, CONCURRENT_SESSION</w:t>
            </w:r>
          </w:p>
        </w:tc>
      </w:tr>
      <w:tr w:rsidR="007A2F0D" w14:paraId="23BACBC9"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436C4F" w14:textId="77777777" w:rsidR="007A2F0D" w:rsidRDefault="007A2F0D" w:rsidP="00771C95">
            <w:r>
              <w:rPr>
                <w:b/>
                <w:bCs/>
                <w:color w:val="2C3E50"/>
                <w:sz w:val="18"/>
                <w:szCs w:val="18"/>
              </w:rPr>
              <w:t>CASE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9ED0BD" w14:textId="77777777" w:rsidR="007A2F0D" w:rsidRDefault="007A2F0D" w:rsidP="00771C95">
            <w:r>
              <w:rPr>
                <w:color w:val="333333"/>
                <w:sz w:val="18"/>
                <w:szCs w:val="18"/>
              </w:rPr>
              <w:t>CASE_CREATE, CASE_UPDATE, CASE_STATUS_CHANGE, CASE_CLOSE, CASE_ASSIGN, CASE_ARCHIVE, CASE_REOPEN, CASE_PRIORITY_CHANGE, CASE_DOMAIN_CHANGE</w:t>
            </w:r>
          </w:p>
        </w:tc>
      </w:tr>
      <w:tr w:rsidR="007A2F0D" w14:paraId="58AD3D5B"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5028B1DD" w14:textId="77777777" w:rsidR="007A2F0D" w:rsidRDefault="007A2F0D" w:rsidP="00771C95">
            <w:r>
              <w:rPr>
                <w:b/>
                <w:bCs/>
                <w:color w:val="2C3E50"/>
                <w:sz w:val="18"/>
                <w:szCs w:val="18"/>
              </w:rPr>
              <w:t>CASE_HIERARCHY</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43C4EF1" w14:textId="77777777" w:rsidR="007A2F0D" w:rsidRDefault="007A2F0D" w:rsidP="00771C95">
            <w:r>
              <w:rPr>
                <w:color w:val="333333"/>
                <w:sz w:val="18"/>
                <w:szCs w:val="18"/>
              </w:rPr>
              <w:t>CASE_HIERARCHY_LINK, CASE_HIERARCHY_UNLINK, CASE_MERGE</w:t>
            </w:r>
          </w:p>
        </w:tc>
      </w:tr>
      <w:tr w:rsidR="007A2F0D" w14:paraId="2DA6D32A"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17A2AE" w14:textId="77777777" w:rsidR="007A2F0D" w:rsidRDefault="007A2F0D" w:rsidP="00771C95">
            <w:r>
              <w:rPr>
                <w:b/>
                <w:bCs/>
                <w:color w:val="2C3E50"/>
                <w:sz w:val="18"/>
                <w:szCs w:val="18"/>
              </w:rPr>
              <w:t>TRANSACTION</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C89FC9" w14:textId="77777777" w:rsidR="007A2F0D" w:rsidRDefault="007A2F0D" w:rsidP="00771C95">
            <w:r>
              <w:rPr>
                <w:color w:val="333333"/>
                <w:sz w:val="18"/>
                <w:szCs w:val="18"/>
              </w:rPr>
              <w:t>TRAN_LINK, TRAN_UNLINK</w:t>
            </w:r>
          </w:p>
        </w:tc>
      </w:tr>
      <w:tr w:rsidR="007A2F0D" w14:paraId="01C909E5"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73FFB085" w14:textId="77777777" w:rsidR="007A2F0D" w:rsidRDefault="007A2F0D" w:rsidP="00771C95">
            <w:r>
              <w:rPr>
                <w:b/>
                <w:bCs/>
                <w:color w:val="2C3E50"/>
                <w:sz w:val="18"/>
                <w:szCs w:val="18"/>
              </w:rPr>
              <w:t>REVIEW</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3323DC59" w14:textId="77777777" w:rsidR="007A2F0D" w:rsidRDefault="007A2F0D" w:rsidP="00771C95">
            <w:r>
              <w:rPr>
                <w:color w:val="333333"/>
                <w:sz w:val="18"/>
                <w:szCs w:val="18"/>
              </w:rPr>
              <w:t>REVIEW_REQUEST, REVIEW_COMPLETE</w:t>
            </w:r>
          </w:p>
        </w:tc>
      </w:tr>
      <w:tr w:rsidR="007A2F0D" w14:paraId="20A4CDFD"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8D3537" w14:textId="77777777" w:rsidR="007A2F0D" w:rsidRDefault="007A2F0D" w:rsidP="00771C95">
            <w:r>
              <w:rPr>
                <w:b/>
                <w:bCs/>
                <w:color w:val="2C3E50"/>
                <w:sz w:val="18"/>
                <w:szCs w:val="18"/>
              </w:rPr>
              <w:t>APPROVAL</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3F3A19" w14:textId="77777777" w:rsidR="007A2F0D" w:rsidRDefault="007A2F0D" w:rsidP="00771C95">
            <w:r>
              <w:rPr>
                <w:color w:val="333333"/>
                <w:sz w:val="18"/>
                <w:szCs w:val="18"/>
              </w:rPr>
              <w:t>APPROVAL_REQUEST, APPROVAL_DECISION</w:t>
            </w:r>
          </w:p>
        </w:tc>
      </w:tr>
      <w:tr w:rsidR="007A2F0D" w14:paraId="0539FB26"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6D7F34F4" w14:textId="77777777" w:rsidR="007A2F0D" w:rsidRDefault="007A2F0D" w:rsidP="00771C95">
            <w:r>
              <w:rPr>
                <w:b/>
                <w:bCs/>
                <w:color w:val="2C3E50"/>
                <w:sz w:val="18"/>
                <w:szCs w:val="18"/>
              </w:rPr>
              <w:t>COMMENT</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41F70DF" w14:textId="77777777" w:rsidR="007A2F0D" w:rsidRDefault="007A2F0D" w:rsidP="00771C95">
            <w:r>
              <w:rPr>
                <w:color w:val="333333"/>
                <w:sz w:val="18"/>
                <w:szCs w:val="18"/>
              </w:rPr>
              <w:t>COMMENT_ADD, COMMENT_EDIT, COMMENT_DELETE</w:t>
            </w:r>
          </w:p>
        </w:tc>
      </w:tr>
      <w:tr w:rsidR="007A2F0D" w14:paraId="5451A4E4"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649602" w14:textId="77777777" w:rsidR="007A2F0D" w:rsidRDefault="007A2F0D" w:rsidP="00771C95">
            <w:r>
              <w:rPr>
                <w:b/>
                <w:bCs/>
                <w:color w:val="2C3E50"/>
                <w:sz w:val="18"/>
                <w:szCs w:val="18"/>
              </w:rPr>
              <w:t>USER_MGMT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DB7CDA" w14:textId="77777777" w:rsidR="007A2F0D" w:rsidRDefault="007A2F0D" w:rsidP="00771C95">
            <w:r>
              <w:rPr>
                <w:color w:val="333333"/>
                <w:sz w:val="18"/>
                <w:szCs w:val="18"/>
              </w:rPr>
              <w:t>USER_CREATE, USER_UPDATE, USER_DEACTIVATE, USER_REACTIVATE, USER_ROLE_CHANGE, USER_DOMAIN_CHANGE</w:t>
            </w:r>
          </w:p>
        </w:tc>
      </w:tr>
      <w:tr w:rsidR="007A2F0D" w14:paraId="157E1E83"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5B2F95AB" w14:textId="77777777" w:rsidR="007A2F0D" w:rsidRDefault="007A2F0D" w:rsidP="00771C95">
            <w:r>
              <w:rPr>
                <w:b/>
                <w:bCs/>
                <w:color w:val="2C3E50"/>
                <w:sz w:val="18"/>
                <w:szCs w:val="18"/>
              </w:rPr>
              <w:t>CONFIG</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B8DAEF7" w14:textId="77777777" w:rsidR="007A2F0D" w:rsidRDefault="007A2F0D" w:rsidP="00771C95">
            <w:r>
              <w:rPr>
                <w:color w:val="333333"/>
                <w:sz w:val="18"/>
                <w:szCs w:val="18"/>
              </w:rPr>
              <w:t>CONFIG_CHANGE, SYSTEM_SETTING_VIEW</w:t>
            </w:r>
          </w:p>
        </w:tc>
      </w:tr>
      <w:tr w:rsidR="007A2F0D" w14:paraId="1BC96B0F"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6546D5" w14:textId="77777777" w:rsidR="007A2F0D" w:rsidRDefault="007A2F0D" w:rsidP="00771C95">
            <w:r>
              <w:rPr>
                <w:b/>
                <w:bCs/>
                <w:color w:val="2C3E50"/>
                <w:sz w:val="18"/>
                <w:szCs w:val="18"/>
              </w:rPr>
              <w:t>FILE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5B188C" w14:textId="77777777" w:rsidR="007A2F0D" w:rsidRDefault="007A2F0D" w:rsidP="00771C95">
            <w:r>
              <w:rPr>
                <w:color w:val="333333"/>
                <w:sz w:val="18"/>
                <w:szCs w:val="18"/>
              </w:rPr>
              <w:t>FILE_UPLOAD, FILE_DOWNLOAD</w:t>
            </w:r>
          </w:p>
        </w:tc>
      </w:tr>
      <w:tr w:rsidR="007A2F0D" w14:paraId="69B9280D"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191CDAC5" w14:textId="77777777" w:rsidR="007A2F0D" w:rsidRDefault="007A2F0D" w:rsidP="00771C95">
            <w:r>
              <w:rPr>
                <w:b/>
                <w:bCs/>
                <w:color w:val="2C3E50"/>
                <w:sz w:val="18"/>
                <w:szCs w:val="18"/>
              </w:rPr>
              <w:t>REPORT</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03017383" w14:textId="77777777" w:rsidR="007A2F0D" w:rsidRDefault="007A2F0D" w:rsidP="00771C95">
            <w:r>
              <w:rPr>
                <w:color w:val="333333"/>
                <w:sz w:val="18"/>
                <w:szCs w:val="18"/>
              </w:rPr>
              <w:t>REPORT_GENERATE, EXPORT, BULK_EXPORT</w:t>
            </w:r>
          </w:p>
        </w:tc>
      </w:tr>
      <w:tr w:rsidR="007A2F0D" w14:paraId="05DFA8AD"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427527" w14:textId="77777777" w:rsidR="007A2F0D" w:rsidRDefault="007A2F0D" w:rsidP="00771C95">
            <w:r>
              <w:rPr>
                <w:b/>
                <w:bCs/>
                <w:color w:val="2C3E50"/>
                <w:sz w:val="18"/>
                <w:szCs w:val="18"/>
              </w:rPr>
              <w:t>SECURITY</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9568BB" w14:textId="77777777" w:rsidR="007A2F0D" w:rsidRDefault="007A2F0D" w:rsidP="00771C95">
            <w:r>
              <w:rPr>
                <w:color w:val="333333"/>
                <w:sz w:val="18"/>
                <w:szCs w:val="18"/>
              </w:rPr>
              <w:t>AUTH_FAILURE, RATE_LIMIT_HIT, CONCURRENT_SESSION</w:t>
            </w:r>
          </w:p>
        </w:tc>
      </w:tr>
      <w:tr w:rsidR="007A2F0D" w14:paraId="6663F4F9"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7056A70C" w14:textId="77777777" w:rsidR="007A2F0D" w:rsidRDefault="007A2F0D" w:rsidP="00771C95">
            <w:r>
              <w:rPr>
                <w:b/>
                <w:bCs/>
                <w:color w:val="2C3E50"/>
                <w:sz w:val="18"/>
                <w:szCs w:val="18"/>
              </w:rPr>
              <w:t>DATA_ACCESS</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7536C06" w14:textId="77777777" w:rsidR="007A2F0D" w:rsidRDefault="007A2F0D" w:rsidP="00771C95">
            <w:r>
              <w:rPr>
                <w:color w:val="333333"/>
                <w:sz w:val="18"/>
                <w:szCs w:val="18"/>
              </w:rPr>
              <w:t>DATA_VIEW, PII_ACCESS</w:t>
            </w:r>
          </w:p>
        </w:tc>
      </w:tr>
      <w:tr w:rsidR="007A2F0D" w14:paraId="311E9CA4"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B9E9A6" w14:textId="77777777" w:rsidR="007A2F0D" w:rsidRDefault="007A2F0D" w:rsidP="00771C95">
            <w:r>
              <w:rPr>
                <w:b/>
                <w:bCs/>
                <w:color w:val="2C3E50"/>
                <w:sz w:val="18"/>
                <w:szCs w:val="18"/>
              </w:rPr>
              <w:t>NOTIFICATION</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453C14" w14:textId="77777777" w:rsidR="007A2F0D" w:rsidRDefault="007A2F0D" w:rsidP="00771C95">
            <w:r>
              <w:rPr>
                <w:color w:val="333333"/>
                <w:sz w:val="18"/>
                <w:szCs w:val="18"/>
              </w:rPr>
              <w:t>NOTIFICATION_READ, NOTIFICATION_BULK_READ</w:t>
            </w:r>
          </w:p>
        </w:tc>
      </w:tr>
      <w:tr w:rsidR="007A2F0D" w14:paraId="21552638"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7E6BFD17" w14:textId="77777777" w:rsidR="007A2F0D" w:rsidRDefault="007A2F0D" w:rsidP="00771C95">
            <w:r>
              <w:rPr>
                <w:b/>
                <w:bCs/>
                <w:color w:val="2C3E50"/>
                <w:sz w:val="18"/>
                <w:szCs w:val="18"/>
              </w:rPr>
              <w:lastRenderedPageBreak/>
              <w:t>BULK_OP</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0FD9606E" w14:textId="77777777" w:rsidR="007A2F0D" w:rsidRDefault="007A2F0D" w:rsidP="00771C95">
            <w:r>
              <w:rPr>
                <w:color w:val="333333"/>
                <w:sz w:val="18"/>
                <w:szCs w:val="18"/>
              </w:rPr>
              <w:t>BULK_ASSIGN, BULK_EXPORT</w:t>
            </w:r>
          </w:p>
        </w:tc>
      </w:tr>
    </w:tbl>
    <w:p w14:paraId="5AA7E60B" w14:textId="77777777" w:rsidR="007A2F0D" w:rsidRDefault="007A2F0D" w:rsidP="007A2F0D">
      <w:r>
        <w:br w:type="page"/>
      </w:r>
    </w:p>
    <w:p w14:paraId="76311A92" w14:textId="77777777" w:rsidR="007A2F0D" w:rsidRDefault="007A2F0D" w:rsidP="007A2F0D">
      <w:pPr>
        <w:pStyle w:val="Balk3"/>
      </w:pPr>
      <w:bookmarkStart w:id="67" w:name="_Toc222834815"/>
      <w:r>
        <w:lastRenderedPageBreak/>
        <w:t>Detaylı JSONB Payload Örnekleri</w:t>
      </w:r>
      <w:bookmarkEnd w:id="67"/>
    </w:p>
    <w:p w14:paraId="54D5466D" w14:textId="77777777" w:rsidR="007A2F0D" w:rsidRDefault="007A2F0D" w:rsidP="007A2F0D">
      <w:pPr>
        <w:spacing w:after="120"/>
      </w:pPr>
      <w:r>
        <w:rPr>
          <w:color w:val="333333"/>
        </w:rPr>
        <w:t>Her action_type için User_Activity tablosundaki old_value ve new_value alanlarına yazılacak JSONB yapıları aşağıda örneklenmiştir. Bu örnekler geliştirme ekibi için referans niteliğindedir.</w:t>
      </w:r>
    </w:p>
    <w:p w14:paraId="14FBB950" w14:textId="77777777" w:rsidR="007A2F0D" w:rsidRDefault="007A2F0D" w:rsidP="007A2F0D">
      <w:pPr>
        <w:pStyle w:val="Balk3"/>
      </w:pPr>
      <w:bookmarkStart w:id="68" w:name="_Toc222834816"/>
      <w:r>
        <w:t>CASE_CREATE</w:t>
      </w:r>
      <w:bookmarkEnd w:id="68"/>
    </w:p>
    <w:p w14:paraId="1800F341" w14:textId="77777777" w:rsidR="007A2F0D" w:rsidRDefault="007A2F0D" w:rsidP="007A2F0D">
      <w:pPr>
        <w:spacing w:after="120"/>
      </w:pPr>
      <w:r>
        <w:rPr>
          <w:b/>
          <w:bCs/>
          <w:color w:val="333333"/>
        </w:rPr>
        <w:t xml:space="preserve">old_value: </w:t>
      </w:r>
      <w:r>
        <w:rPr>
          <w:color w:val="333333"/>
        </w:rPr>
        <w:t>null (oluşturma olayı)</w:t>
      </w:r>
    </w:p>
    <w:p w14:paraId="7780B923"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204B5A3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"case_id": 90015,</w:t>
      </w:r>
    </w:p>
    <w:p w14:paraId="05D0DC6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"name": "Çalıntı Kart Atakı - Müşteri #4421",</w:t>
      </w:r>
    </w:p>
    <w:p w14:paraId="38A42EE4"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"domain": "card_fraud",</w:t>
      </w:r>
    </w:p>
    <w:p w14:paraId="0DA7A1A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"priority": "HIGH",</w:t>
      </w:r>
    </w:p>
    <w:p w14:paraId="72F0EEF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"status": "OPEN",</w:t>
      </w:r>
    </w:p>
    <w:p w14:paraId="200D34A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"linked_transaction_count": 3,</w:t>
      </w:r>
    </w:p>
    <w:p w14:paraId="35A9D54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"linked_transaction_ids": [10045, 10046, 10047],</w:t>
      </w:r>
    </w:p>
    <w:p w14:paraId="4F6863E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"total_fraud_amount": 122000.00,</w:t>
      </w:r>
    </w:p>
    <w:p w14:paraId="72CE7873"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"currency": "TRY"</w:t>
      </w:r>
    </w:p>
    <w:p w14:paraId="75EFCF8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0BFA7D7D" w14:textId="77777777" w:rsidR="007A2F0D" w:rsidRDefault="007A2F0D" w:rsidP="007A2F0D">
      <w:pPr>
        <w:pStyle w:val="Balk3"/>
      </w:pPr>
      <w:bookmarkStart w:id="69" w:name="_Toc222834817"/>
      <w:r>
        <w:t>CASE_UPDATE</w:t>
      </w:r>
      <w:bookmarkEnd w:id="69"/>
    </w:p>
    <w:p w14:paraId="23ACE47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w:t>
      </w:r>
    </w:p>
    <w:p w14:paraId="3AC5DB6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"name": "Çalıntı Kart Atakı",</w:t>
      </w:r>
    </w:p>
    <w:p w14:paraId="537F22B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"priority": "MEDIUM",</w:t>
      </w:r>
    </w:p>
    <w:p w14:paraId="4F646D1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"description": "Müşteri şikayeti"</w:t>
      </w:r>
    </w:p>
    <w:p w14:paraId="5ABA3A03"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35506E71"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69A9A75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"name": "Çalıntı Kart Atakı - Müşteri #4421",</w:t>
      </w:r>
    </w:p>
    <w:p w14:paraId="2C866B1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"priority": "HIGH",</w:t>
      </w:r>
    </w:p>
    <w:p w14:paraId="3BC7E03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"description": "Müşteri şikayeti – 3 ayrı işlem tespit edildi"</w:t>
      </w:r>
    </w:p>
    <w:p w14:paraId="7DF1B662"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3CEEB8F9" w14:textId="77777777" w:rsidR="007A2F0D" w:rsidRDefault="007A2F0D" w:rsidP="007A2F0D">
      <w:pPr>
        <w:pBdr>
          <w:left w:val="single" w:sz="12" w:space="0" w:color="1A5276"/>
        </w:pBdr>
        <w:spacing w:before="120" w:after="120"/>
        <w:ind w:left="200"/>
      </w:pPr>
      <w:r>
        <w:rPr>
          <w:i/>
          <w:iCs/>
          <w:color w:val="1A5276"/>
          <w:sz w:val="18"/>
          <w:szCs w:val="18"/>
        </w:rPr>
        <w:t>Önemli: Yalnızca değişen alanlar kaydedilir. Değişmeyen alanlar payload’a dahil edilmez. Bu yaklaşım depolama alanı tasarrufu sağlar ve diff karşılaştırmasını kolaylaştırır.</w:t>
      </w:r>
    </w:p>
    <w:p w14:paraId="2D3B0D89" w14:textId="77777777" w:rsidR="007A2F0D" w:rsidRDefault="007A2F0D" w:rsidP="007A2F0D">
      <w:pPr>
        <w:pStyle w:val="Balk3"/>
      </w:pPr>
      <w:bookmarkStart w:id="70" w:name="_Toc222834818"/>
      <w:r>
        <w:t>CASE_CLOSE</w:t>
      </w:r>
      <w:bookmarkEnd w:id="70"/>
    </w:p>
    <w:p w14:paraId="4D831BE2"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 "status": "OPEN" }</w:t>
      </w:r>
    </w:p>
    <w:p w14:paraId="39D1822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357AA58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"status": "PENDING_CLOSURE",</w:t>
      </w:r>
    </w:p>
    <w:p w14:paraId="3D2BF41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"close_reason": "3 adet yetkisiz işlem doğrulandı",</w:t>
      </w:r>
    </w:p>
    <w:p w14:paraId="5A401954"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"maker_checker_enabled": true,</w:t>
      </w:r>
    </w:p>
    <w:p w14:paraId="681898D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"total_fraud_amount": 122000.00,</w:t>
      </w:r>
    </w:p>
    <w:p w14:paraId="12AC241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"currency": "TRY",</w:t>
      </w:r>
    </w:p>
    <w:p w14:paraId="70F1FBE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"affected_entity_count": 1</w:t>
      </w:r>
    </w:p>
    <w:p w14:paraId="0E59631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163B86EF" w14:textId="77777777" w:rsidR="007A2F0D" w:rsidRDefault="007A2F0D" w:rsidP="007A2F0D">
      <w:pPr>
        <w:pStyle w:val="Balk3"/>
      </w:pPr>
      <w:bookmarkStart w:id="71" w:name="_Toc222834819"/>
      <w:r>
        <w:t>CASE_HIERARCHY_LINK</w:t>
      </w:r>
      <w:bookmarkEnd w:id="71"/>
    </w:p>
    <w:p w14:paraId="04B431E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null</w:t>
      </w:r>
    </w:p>
    <w:p w14:paraId="0FEC264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7185D2E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"parent_case_id": 90001,</w:t>
      </w:r>
    </w:p>
    <w:p w14:paraId="35F7CE17"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"parent_case_name": "Organize Kart Dolandırıcılığı",</w:t>
      </w:r>
    </w:p>
    <w:p w14:paraId="7EAA25C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lastRenderedPageBreak/>
        <w:t xml:space="preserve">  "child_case_id": 90015,</w:t>
      </w:r>
    </w:p>
    <w:p w14:paraId="6078A3A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"child_case_name": "Çalıntı Kart Atakı - Müşteri #4421",</w:t>
      </w:r>
    </w:p>
    <w:p w14:paraId="0F2A2B0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"hierarchy_depth": 1</w:t>
      </w:r>
    </w:p>
    <w:p w14:paraId="5FC1C00D"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26F18D03" w14:textId="77777777" w:rsidR="007A2F0D" w:rsidRDefault="007A2F0D" w:rsidP="007A2F0D">
      <w:pPr>
        <w:pStyle w:val="Balk3"/>
      </w:pPr>
      <w:bookmarkStart w:id="72" w:name="_Toc222834820"/>
      <w:r>
        <w:t>APPROVAL_DECISION</w:t>
      </w:r>
      <w:bookmarkEnd w:id="72"/>
    </w:p>
    <w:p w14:paraId="1BBB8136"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 "approval_status": "PENDING" }</w:t>
      </w:r>
    </w:p>
    <w:p w14:paraId="0358B54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7D2F5BA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"approval_id": 550,</w:t>
      </w:r>
    </w:p>
    <w:p w14:paraId="1CDB0C7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"request_type": "CASE_CLOSURE",</w:t>
      </w:r>
    </w:p>
    <w:p w14:paraId="1A7A67D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"case_id": 90015,</w:t>
      </w:r>
    </w:p>
    <w:p w14:paraId="64EE231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"decision": "APPROVE",</w:t>
      </w:r>
    </w:p>
    <w:p w14:paraId="1EC59CA6"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"reason": "Kanıtlar yeterli, kapatma uygun",</w:t>
      </w:r>
    </w:p>
    <w:p w14:paraId="1E175DF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"maker_user_id": 101,</w:t>
      </w:r>
    </w:p>
    <w:p w14:paraId="017D1937"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"checker_user_id": 205,</w:t>
      </w:r>
    </w:p>
    <w:p w14:paraId="373CFAD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"decision_duration_minutes": 45</w:t>
      </w:r>
    </w:p>
    <w:p w14:paraId="396FFC3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64C80155" w14:textId="77777777" w:rsidR="007A2F0D" w:rsidRDefault="007A2F0D" w:rsidP="007A2F0D">
      <w:pPr>
        <w:pStyle w:val="Balk3"/>
      </w:pPr>
      <w:bookmarkStart w:id="73" w:name="_Toc222834822"/>
      <w:r>
        <w:t>AUTH_FAILURE (Güvenlik)</w:t>
      </w:r>
      <w:bookmarkEnd w:id="73"/>
    </w:p>
    <w:p w14:paraId="67E80074"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null</w:t>
      </w:r>
    </w:p>
    <w:p w14:paraId="4A66558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52EC11C1"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"endpoint": "POST /api/cases/90015/close",</w:t>
      </w:r>
    </w:p>
    <w:p w14:paraId="457200A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"method": "POST",</w:t>
      </w:r>
    </w:p>
    <w:p w14:paraId="419054A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"required_role": "MANAGER",</w:t>
      </w:r>
    </w:p>
    <w:p w14:paraId="590C2471"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"user_role": "ANALYST",</w:t>
      </w:r>
    </w:p>
    <w:p w14:paraId="41DEEF7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"rejection_reason": "INSUFFICIENT_PRIVILEGE",</w:t>
      </w:r>
    </w:p>
    <w:p w14:paraId="2095C86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"ip_address": "10.0.5.42"</w:t>
      </w:r>
    </w:p>
    <w:p w14:paraId="2D36E4C6"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2DF35E57" w14:textId="77777777" w:rsidR="007A2F0D" w:rsidRDefault="007A2F0D" w:rsidP="007A2F0D">
      <w:pPr>
        <w:pStyle w:val="Balk3"/>
      </w:pPr>
      <w:bookmarkStart w:id="74" w:name="_Toc222834823"/>
      <w:r>
        <w:t>PII_ACCESS (Veri Erişimi)</w:t>
      </w:r>
      <w:bookmarkEnd w:id="74"/>
    </w:p>
    <w:p w14:paraId="6C77045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null</w:t>
      </w:r>
    </w:p>
    <w:p w14:paraId="2CEEB4E2"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5C9E00F7"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"customer_no_hash": "sha256:a1b2c3d4e5...",</w:t>
      </w:r>
    </w:p>
    <w:p w14:paraId="3497ECC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"access_context": "CASE_INVESTIGATION",</w:t>
      </w:r>
    </w:p>
    <w:p w14:paraId="4363817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"case_id": 90015,</w:t>
      </w:r>
    </w:p>
    <w:p w14:paraId="5B6A464F"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"viewed_fields": ["name", "tc_kimlik", "phone", "address"],</w:t>
      </w:r>
    </w:p>
    <w:p w14:paraId="1718389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"data_classification": "SENSITIVE_PII"</w:t>
      </w:r>
    </w:p>
    <w:p w14:paraId="1740B8CD"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28FE5B2E" w14:textId="77777777" w:rsidR="007A2F0D" w:rsidRDefault="007A2F0D" w:rsidP="007A2F0D">
      <w:pPr>
        <w:pBdr>
          <w:left w:val="single" w:sz="12" w:space="0" w:color="1A5276"/>
        </w:pBdr>
        <w:spacing w:before="120" w:after="120"/>
        <w:ind w:left="200"/>
      </w:pPr>
      <w:r>
        <w:rPr>
          <w:i/>
          <w:iCs/>
          <w:color w:val="1A5276"/>
          <w:sz w:val="18"/>
          <w:szCs w:val="18"/>
        </w:rPr>
        <w:t>KVKK Uyumluluk: PII erişim kayıtları 6698 sayılı Kişisel Verilerin Korunması Kanunu kapsamında zorunludur. Müşteri verileri loglarda SHA-256 hash ile maskelenir; gerçek PII değerleri asla log kaydında yer almaz.</w:t>
      </w:r>
    </w:p>
    <w:p w14:paraId="40FCAADC" w14:textId="77777777" w:rsidR="007A2F0D" w:rsidRDefault="007A2F0D" w:rsidP="007A2F0D">
      <w:r>
        <w:br w:type="page"/>
      </w:r>
    </w:p>
    <w:p w14:paraId="3C8AE3F0" w14:textId="07DA35EF" w:rsidR="008A1A0A" w:rsidRDefault="008A1A0A" w:rsidP="008A1A0A">
      <w:pPr>
        <w:pStyle w:val="Balk2"/>
      </w:pPr>
      <w:r>
        <w:rPr>
          <w:rFonts w:ascii="Arial" w:eastAsia="Arial" w:hAnsi="Arial" w:cs="Arial"/>
          <w:sz w:val="24"/>
          <w:szCs w:val="24"/>
        </w:rPr>
        <w:lastRenderedPageBreak/>
        <w:t>8.3 Altyapı ve Sistem Logları</w:t>
      </w:r>
    </w:p>
    <w:p w14:paraId="375737C5" w14:textId="77777777" w:rsidR="008A1A0A" w:rsidRDefault="008A1A0A" w:rsidP="008A1A0A">
      <w:pPr>
        <w:spacing w:before="80" w:after="80"/>
      </w:pPr>
      <w:r>
        <w:rPr>
          <w:rFonts w:ascii="Arial" w:eastAsia="Arial" w:hAnsi="Arial" w:cs="Arial"/>
          <w:sz w:val="20"/>
          <w:szCs w:val="20"/>
        </w:rPr>
        <w:t>Uygulama loglarına ek olarak aşağıdaki sistem bileşenlerinin logları da merkezi olarak toplanır: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326"/>
      </w:tblGrid>
      <w:tr w:rsidR="008A1A0A" w14:paraId="73364D5C"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8034DBF" w14:textId="77777777" w:rsidR="008A1A0A" w:rsidRDefault="008A1A0A" w:rsidP="00604C43">
            <w:r>
              <w:rPr>
                <w:rFonts w:ascii="Arial" w:eastAsia="Arial" w:hAnsi="Arial" w:cs="Arial"/>
                <w:b/>
                <w:bCs/>
                <w:color w:val="FFFFFF"/>
                <w:sz w:val="20"/>
                <w:szCs w:val="20"/>
              </w:rPr>
              <w:t>Bileşen</w:t>
            </w:r>
          </w:p>
        </w:tc>
        <w:tc>
          <w:tcPr>
            <w:tcW w:w="3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1CA4F50" w14:textId="77777777" w:rsidR="008A1A0A" w:rsidRDefault="008A1A0A" w:rsidP="00604C43">
            <w:r>
              <w:rPr>
                <w:rFonts w:ascii="Arial" w:eastAsia="Arial" w:hAnsi="Arial" w:cs="Arial"/>
                <w:b/>
                <w:bCs/>
                <w:color w:val="FFFFFF"/>
                <w:sz w:val="20"/>
                <w:szCs w:val="20"/>
              </w:rPr>
              <w:t>Log Kaynağı</w:t>
            </w:r>
          </w:p>
        </w:tc>
        <w:tc>
          <w:tcPr>
            <w:tcW w:w="33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9516901" w14:textId="77777777" w:rsidR="008A1A0A" w:rsidRDefault="008A1A0A" w:rsidP="00604C43">
            <w:r>
              <w:rPr>
                <w:rFonts w:ascii="Arial" w:eastAsia="Arial" w:hAnsi="Arial" w:cs="Arial"/>
                <w:b/>
                <w:bCs/>
                <w:color w:val="FFFFFF"/>
                <w:sz w:val="20"/>
                <w:szCs w:val="20"/>
              </w:rPr>
              <w:t>Toplanan Veriler</w:t>
            </w:r>
          </w:p>
        </w:tc>
      </w:tr>
      <w:tr w:rsidR="008A1A0A" w14:paraId="56505BDD"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42C83F" w14:textId="77777777" w:rsidR="008A1A0A" w:rsidRDefault="008A1A0A" w:rsidP="00604C43">
            <w:pPr>
              <w:spacing w:before="20" w:after="20"/>
            </w:pPr>
            <w:r>
              <w:rPr>
                <w:rFonts w:ascii="Arial" w:eastAsia="Arial" w:hAnsi="Arial" w:cs="Arial"/>
                <w:sz w:val="19"/>
                <w:szCs w:val="19"/>
              </w:rPr>
              <w:t>KeyCloak</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08DC3F" w14:textId="77777777" w:rsidR="008A1A0A" w:rsidRDefault="008A1A0A" w:rsidP="00604C43">
            <w:pPr>
              <w:spacing w:before="20" w:after="20"/>
            </w:pPr>
            <w:r>
              <w:rPr>
                <w:rFonts w:ascii="Arial" w:eastAsia="Arial" w:hAnsi="Arial" w:cs="Arial"/>
                <w:sz w:val="19"/>
                <w:szCs w:val="19"/>
              </w:rPr>
              <w:t>KeyCloak sunucu logları</w:t>
            </w:r>
          </w:p>
        </w:tc>
        <w:tc>
          <w:tcPr>
            <w:tcW w:w="3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F6420A" w14:textId="77777777" w:rsidR="008A1A0A" w:rsidRDefault="008A1A0A" w:rsidP="00604C43">
            <w:pPr>
              <w:spacing w:before="20" w:after="20"/>
            </w:pPr>
            <w:r>
              <w:rPr>
                <w:rFonts w:ascii="Arial" w:eastAsia="Arial" w:hAnsi="Arial" w:cs="Arial"/>
                <w:sz w:val="19"/>
                <w:szCs w:val="19"/>
              </w:rPr>
              <w:t>Başarılı/başarısız giriş, token üretim/yenileme, hesap kilitleme, OTP doğrulama</w:t>
            </w:r>
          </w:p>
        </w:tc>
      </w:tr>
      <w:tr w:rsidR="008A1A0A" w14:paraId="537C5CCF"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3E10C24" w14:textId="77777777" w:rsidR="008A1A0A" w:rsidRDefault="008A1A0A" w:rsidP="00604C43">
            <w:pPr>
              <w:spacing w:before="20" w:after="20"/>
            </w:pPr>
            <w:r>
              <w:rPr>
                <w:rFonts w:ascii="Arial" w:eastAsia="Arial" w:hAnsi="Arial" w:cs="Arial"/>
                <w:sz w:val="19"/>
                <w:szCs w:val="19"/>
              </w:rPr>
              <w:t>PostgreSQL</w:t>
            </w:r>
          </w:p>
        </w:tc>
        <w:tc>
          <w:tcPr>
            <w:tcW w:w="35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B9BBFA2" w14:textId="77777777" w:rsidR="008A1A0A" w:rsidRDefault="008A1A0A" w:rsidP="00604C43">
            <w:pPr>
              <w:spacing w:before="20" w:after="20"/>
            </w:pPr>
            <w:r>
              <w:rPr>
                <w:rFonts w:ascii="Arial" w:eastAsia="Arial" w:hAnsi="Arial" w:cs="Arial"/>
                <w:sz w:val="19"/>
                <w:szCs w:val="19"/>
              </w:rPr>
              <w:t>pg_audit eklentisi</w:t>
            </w:r>
          </w:p>
        </w:tc>
        <w:tc>
          <w:tcPr>
            <w:tcW w:w="33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137BAD" w14:textId="77777777" w:rsidR="008A1A0A" w:rsidRDefault="008A1A0A" w:rsidP="00604C43">
            <w:pPr>
              <w:spacing w:before="20" w:after="20"/>
            </w:pPr>
            <w:r>
              <w:rPr>
                <w:rFonts w:ascii="Arial" w:eastAsia="Arial" w:hAnsi="Arial" w:cs="Arial"/>
                <w:sz w:val="19"/>
                <w:szCs w:val="19"/>
              </w:rPr>
              <w:t>DDL değişiklikleri, yetkilendirme hataları, uzun süren sorgular, bağlantı olayları</w:t>
            </w:r>
          </w:p>
        </w:tc>
      </w:tr>
    </w:tbl>
    <w:p w14:paraId="77E6801F" w14:textId="77777777" w:rsidR="008A1A0A" w:rsidRDefault="008A1A0A" w:rsidP="008A1A0A"/>
    <w:p w14:paraId="2166A750" w14:textId="004E8F6C" w:rsidR="006C5BD2" w:rsidRDefault="0056751D">
      <w:pPr>
        <w:pStyle w:val="Balk1"/>
      </w:pPr>
      <w:r>
        <w:t>9. Güvenlik, Denetim ve Uyumluluk</w:t>
      </w:r>
    </w:p>
    <w:p w14:paraId="2166A751" w14:textId="2ACA0BEF" w:rsidR="006C5BD2" w:rsidRDefault="0056751D">
      <w:pPr>
        <w:pStyle w:val="Balk2"/>
      </w:pPr>
      <w:bookmarkStart w:id="75" w:name="güvenlik-gereksinimleri"/>
      <w:r>
        <w:t>9.1 Güvenlik Gereksinimleri</w:t>
      </w:r>
    </w:p>
    <w:p w14:paraId="2166A752" w14:textId="77777777" w:rsidR="006C5BD2" w:rsidRDefault="00FC6C4E">
      <w:pPr>
        <w:numPr>
          <w:ilvl w:val="0"/>
          <w:numId w:val="40"/>
        </w:numPr>
      </w:pPr>
      <w:r>
        <w:t>Tüm kimlik doğrulama (authentication) işlemleri KeyCloak tarafından yönetilir. SCM hiçbir parola, OTP veya kimlik bilgisi saklamaz ve işlemez.</w:t>
      </w:r>
    </w:p>
    <w:p w14:paraId="2166A753" w14:textId="77777777" w:rsidR="006C5BD2" w:rsidRDefault="00FC6C4E">
      <w:pPr>
        <w:numPr>
          <w:ilvl w:val="0"/>
          <w:numId w:val="40"/>
        </w:numPr>
      </w:pPr>
      <w:r>
        <w:t>Tüm API endpointleri geçerli OIDC token gerektirir. Anonim erişim yoktur. Token doğrulaması KeyCloak’ın JWKS endpoint’i üzerinden yapılır.</w:t>
      </w:r>
    </w:p>
    <w:p w14:paraId="2166A754" w14:textId="77777777" w:rsidR="006C5BD2" w:rsidRDefault="00FC6C4E">
      <w:pPr>
        <w:numPr>
          <w:ilvl w:val="0"/>
          <w:numId w:val="40"/>
        </w:numPr>
      </w:pPr>
      <w:r>
        <w:t>Başarısız giriş koruması, hesap kilitleme ve oturum yönetimi KeyCloak Realm konfigürasyonundan yönetilir.</w:t>
      </w:r>
    </w:p>
    <w:p w14:paraId="2166A755" w14:textId="77777777" w:rsidR="006C5BD2" w:rsidRDefault="00FC6C4E">
      <w:pPr>
        <w:numPr>
          <w:ilvl w:val="0"/>
          <w:numId w:val="40"/>
        </w:numPr>
      </w:pPr>
      <w:r>
        <w:t>Parola politikaları (minimum uzunluk, karmaşıklık, geçmiş parola kontrolü) KeyCloak Password Policy ayarlarından yapılandırılır.</w:t>
      </w:r>
    </w:p>
    <w:p w14:paraId="2166A756" w14:textId="77777777" w:rsidR="006C5BD2" w:rsidRDefault="00FC6C4E">
      <w:pPr>
        <w:numPr>
          <w:ilvl w:val="0"/>
          <w:numId w:val="40"/>
        </w:numPr>
      </w:pPr>
      <w:r>
        <w:t>Tüm HTTP trafiği için TLS 1.3.</w:t>
      </w:r>
    </w:p>
    <w:p w14:paraId="2166A757" w14:textId="77777777" w:rsidR="006C5BD2" w:rsidRDefault="00FC6C4E">
      <w:pPr>
        <w:numPr>
          <w:ilvl w:val="0"/>
          <w:numId w:val="40"/>
        </w:numPr>
      </w:pPr>
      <w:r>
        <w:t>Veritabanı bağlantıları TLS ile sertifika pinning.</w:t>
      </w:r>
    </w:p>
    <w:p w14:paraId="2166A758" w14:textId="77777777" w:rsidR="006C5BD2" w:rsidRDefault="00FC6C4E">
      <w:pPr>
        <w:numPr>
          <w:ilvl w:val="0"/>
          <w:numId w:val="40"/>
        </w:numPr>
      </w:pPr>
      <w:r>
        <w:t>Hassas alanlar (müşteri PII) PostgreSQL'de pgcrypto ile şifreli saklanır.</w:t>
      </w:r>
    </w:p>
    <w:p w14:paraId="2166A759" w14:textId="77777777" w:rsidR="006C5BD2" w:rsidRDefault="00FC6C4E">
      <w:pPr>
        <w:numPr>
          <w:ilvl w:val="0"/>
          <w:numId w:val="40"/>
        </w:numPr>
      </w:pPr>
      <w:r>
        <w:t>SMTP şifresi veritabanında şifreli tutulur.</w:t>
      </w:r>
    </w:p>
    <w:p w14:paraId="2166A75A" w14:textId="77777777" w:rsidR="006C5BD2" w:rsidRDefault="00FC6C4E">
      <w:pPr>
        <w:numPr>
          <w:ilvl w:val="0"/>
          <w:numId w:val="40"/>
        </w:numPr>
      </w:pPr>
      <w:r>
        <w:t>API endpointlerine rate limiting uygulanır.</w:t>
      </w:r>
    </w:p>
    <w:p w14:paraId="2166A75B" w14:textId="77777777" w:rsidR="006C5BD2" w:rsidRDefault="00FC6C4E">
      <w:pPr>
        <w:numPr>
          <w:ilvl w:val="0"/>
          <w:numId w:val="40"/>
        </w:numPr>
      </w:pPr>
      <w:r>
        <w:t>CORS yalnızca bilinen SCM frontend domain'leriyle kısıtlıdır.</w:t>
      </w:r>
    </w:p>
    <w:p w14:paraId="2166A75C" w14:textId="28932151" w:rsidR="006C5BD2" w:rsidRDefault="0056751D">
      <w:pPr>
        <w:pStyle w:val="Balk2"/>
      </w:pPr>
      <w:bookmarkStart w:id="76" w:name="denetim-izi-audit-trail"/>
      <w:bookmarkEnd w:id="75"/>
      <w:r>
        <w:t>9.2 Denetim İzi (Audit Trail)</w:t>
      </w:r>
    </w:p>
    <w:p w14:paraId="2166A75D" w14:textId="77777777" w:rsidR="006C5BD2" w:rsidRDefault="00FC6C4E">
      <w:pPr>
        <w:pStyle w:val="FirstParagraph"/>
      </w:pPr>
      <w:r>
        <w:t>User_Activity tablosu kapsamlı denetim izi sağlar. Aşağıdaki işlemler kaydedilir:</w:t>
      </w:r>
    </w:p>
    <w:p w14:paraId="2166A75E" w14:textId="77777777" w:rsidR="006C5BD2" w:rsidRDefault="00FC6C4E">
      <w:pPr>
        <w:numPr>
          <w:ilvl w:val="0"/>
          <w:numId w:val="41"/>
        </w:numPr>
      </w:pPr>
      <w:r>
        <w:t>Vaka oluşturma, güncelleme, durum değişikliği, kapatma.</w:t>
      </w:r>
    </w:p>
    <w:p w14:paraId="2166A75F" w14:textId="77777777" w:rsidR="006C5BD2" w:rsidRDefault="00FC6C4E">
      <w:pPr>
        <w:numPr>
          <w:ilvl w:val="0"/>
          <w:numId w:val="41"/>
        </w:numPr>
      </w:pPr>
      <w:r>
        <w:t>İşlem ekleme/vakaya bağlama.</w:t>
      </w:r>
    </w:p>
    <w:p w14:paraId="2166A760" w14:textId="77777777" w:rsidR="006C5BD2" w:rsidRDefault="00FC6C4E">
      <w:pPr>
        <w:numPr>
          <w:ilvl w:val="0"/>
          <w:numId w:val="41"/>
        </w:numPr>
      </w:pPr>
      <w:r>
        <w:t>Giriş/çıkış olayları.</w:t>
      </w:r>
    </w:p>
    <w:p w14:paraId="2166A761" w14:textId="77777777" w:rsidR="006C5BD2" w:rsidRDefault="00FC6C4E">
      <w:pPr>
        <w:numPr>
          <w:ilvl w:val="0"/>
          <w:numId w:val="41"/>
        </w:numPr>
      </w:pPr>
      <w:r>
        <w:lastRenderedPageBreak/>
        <w:t>Yapılandırma değişiklikleri (Admin işlemleri).</w:t>
      </w:r>
    </w:p>
    <w:p w14:paraId="2166A762" w14:textId="77777777" w:rsidR="006C5BD2" w:rsidRDefault="00FC6C4E">
      <w:pPr>
        <w:numPr>
          <w:ilvl w:val="0"/>
          <w:numId w:val="41"/>
        </w:numPr>
      </w:pPr>
      <w:r>
        <w:t>Vaka atama işlemleri.</w:t>
      </w:r>
    </w:p>
    <w:p w14:paraId="2166A763" w14:textId="77777777" w:rsidR="006C5BD2" w:rsidRDefault="00FC6C4E">
      <w:pPr>
        <w:pStyle w:val="FirstParagraph"/>
      </w:pPr>
      <w:r>
        <w:t>Denetim kayıtları değiştirilemez (INSERT-only) ve şunları içerir: zaman damgası, user_id, action_type, etkilenen varlık (alert_id, tran_id, case_id) ve değişiklikler için önceki/sonraki değerler.</w:t>
      </w:r>
    </w:p>
    <w:p w14:paraId="2166A764" w14:textId="4044EF46" w:rsidR="006C5BD2" w:rsidRDefault="0056751D">
      <w:pPr>
        <w:pStyle w:val="Balk2"/>
      </w:pPr>
      <w:bookmarkStart w:id="77" w:name="X346f3f3c37eafe61bf9ba8ae3af3c5dc5ba0e0b"/>
      <w:bookmarkEnd w:id="76"/>
      <w:del w:id="78" w:author="Claude" w:date="2026-03-03T00:00:00Z">
        <w:r>
          <w:delText>9.3 SLA Hesaplaması</w:delText>
        </w:r>
      </w:del>
      <w:ins w:id="79" w:author="Claude" w:date="2026-03-03T00:00:00Z">
        <w:r>
          <w:t>9.3 SLA Hesaplaması [KALDIRILDI - SLA süreleri ve bildirimleri kapsam dışına alınmıştır]</w:t>
        </w:r>
      </w:ins>
    </w:p>
    <w:p w14:paraId="2166A765" w14:textId="77777777" w:rsidR="006C5BD2" w:rsidRDefault="00FC6C4E">
      <w:pPr>
        <w:pStyle w:val="FirstParagraph"/>
      </w:pPr>
      <w:r>
        <w:t>SLA metrikleri iki kategoride izlenir: işlem süreçlerinin aksamadan ilerlemesini takip eden operasyonel süreç SLA’leri ve vaka yaşam döngüsü SLA’leri.</w:t>
      </w:r>
    </w:p>
    <w:p w14:paraId="10A00002" w14:textId="77777777" w:rsidR="006C5BD2" w:rsidRDefault="00FC6C4E">
      <w:pPr>
        <w:spacing w:before="120" w:after="60"/>
      </w:pPr>
      <w:r>
        <w:rPr>
          <w:b/>
        </w:rPr>
        <w:t>Operasyonel Süreç SLA’leri</w:t>
      </w:r>
    </w:p>
    <w:p w14:paraId="10A00003" w14:textId="77777777" w:rsidR="006C5BD2" w:rsidRDefault="00FC6C4E">
      <w:pPr>
        <w:numPr>
          <w:ilvl w:val="0"/>
          <w:numId w:val="42"/>
        </w:numPr>
      </w:pPr>
      <w:r>
        <w:t>İşaretlenmiş İşlem Bekleme Süresi (sla_marked_tran_idle_hours): SFD’den “marked” olarak gelen bir işlemin FDM’e düşmesinden itibaren herhangi bir vakaya eklenmeden geçen süre. Eşik aşılırsa Dashboard’da ve Vaka Oluşturma ekranında uyarı gösterilir. Hesaplama: NOW() - tran_marking.marked_ts (Case_Transaction kaydı olmayan marked işlemler için).</w:t>
      </w:r>
    </w:p>
    <w:p w14:paraId="10A00004" w14:textId="77777777" w:rsidR="006C5BD2" w:rsidRDefault="00FC6C4E">
      <w:pPr>
        <w:numPr>
          <w:ilvl w:val="0"/>
          <w:numId w:val="42"/>
        </w:numPr>
      </w:pPr>
      <w:r>
        <w:t>Vakaya Eklenmiş Ama Soruşturulmamış İşlem Süresi (sla_linked_tran_no_action_hours): Bir işlem vakaya eklenmiş ancak vaka hâlâ “Open” statüsünde ve hiçbir analist notu, yorum veya durum değişikliği yapılmamışsa geçen süre. Hesaplama: NOW() - Case_Transaction.added_ts (case.status = OPEN ve ilgili vakada aktivite kaydı yoksa).</w:t>
      </w:r>
    </w:p>
    <w:p w14:paraId="10A00005" w14:textId="77777777" w:rsidR="006C5BD2" w:rsidRDefault="00FC6C4E">
      <w:pPr>
        <w:numPr>
          <w:ilvl w:val="0"/>
          <w:numId w:val="42"/>
        </w:numPr>
      </w:pPr>
      <w:r>
        <w:t>Açık Vaka Yaşlanma Süresi (sla_open_case_aging_days): Bir vakanın oluşturulmasından bu yana kapanmadan açık kaldığı toplam gün sayısı. Uzun süreli açık vakalar Dashboard’da ayrı bir uyarı panelinde listelenir. Hesaplama: NOW() - case.create_ts (case.status ≠ CLOSED).</w:t>
      </w:r>
    </w:p>
    <w:p w14:paraId="10A00006" w14:textId="77777777" w:rsidR="006C5BD2" w:rsidRDefault="00FC6C4E">
      <w:pPr>
        <w:numPr>
          <w:ilvl w:val="0"/>
          <w:numId w:val="42"/>
        </w:numPr>
      </w:pPr>
      <w:r>
        <w:t>Atanmamış Vaka Bekleme Süresi (sla_unassigned_case_hours): Oluşturulmuş ancak herhangi bir analiste atanmamış vakaların bekleme süresi. Hesaplama: NOW() - case.create_ts (case.assigned_user_id IS NULL).</w:t>
      </w:r>
    </w:p>
    <w:p w14:paraId="10A00007" w14:textId="77777777" w:rsidR="006C5BD2" w:rsidRDefault="00FC6C4E">
      <w:pPr>
        <w:spacing w:before="120" w:after="60"/>
      </w:pPr>
      <w:r>
        <w:rPr>
          <w:b/>
        </w:rPr>
        <w:t>Maker-Checker Onay SLA’leri</w:t>
      </w:r>
    </w:p>
    <w:p w14:paraId="10A00040" w14:textId="77777777" w:rsidR="006C5BD2" w:rsidRDefault="00FC6C4E">
      <w:pPr>
        <w:spacing w:after="60"/>
      </w:pPr>
      <w:r>
        <w:t>Aşağıdaki SLA’ler yalnızca maker_checker_enabled = true olduğunda aktiftir.</w:t>
      </w:r>
    </w:p>
    <w:p w14:paraId="10A00041" w14:textId="77777777" w:rsidR="006C5BD2" w:rsidRDefault="00FC6C4E">
      <w:pPr>
        <w:numPr>
          <w:ilvl w:val="0"/>
          <w:numId w:val="42"/>
        </w:numPr>
      </w:pPr>
      <w:r>
        <w:t>Vaka Kapatma Onay Bekleme Süresi (sla_case_closure_approval_hours): Pending Closure statüsüne düşmüş bir vakanın Checker tarafından onaylanmadan veya reddedilmeden beklediği süre. Eşik aşılırsa Dashboard Onay Bekleyenler panelinde kırmızı uyarı gösterilir ve ilgili Manager’a e-posta bildirimi tetiklenir. Hesaplama: NOW() - approval_request.created_ts (approval_request.status = PENDING AND approval_request.entity_type = CASE_CLOSE).</w:t>
      </w:r>
    </w:p>
    <w:p w14:paraId="10A00042" w14:textId="77777777" w:rsidR="006C5BD2" w:rsidRDefault="00FC6C4E">
      <w:pPr>
        <w:numPr>
          <w:ilvl w:val="0"/>
          <w:numId w:val="42"/>
        </w:numPr>
      </w:pPr>
      <w:r>
        <w:t xml:space="preserve">Kullanıcı Oluşturma Onay Bekleme Süresi (sla_user_creation_approval_hours): pending_approval statüsündeki bir kullanıcı kaydının farklı bir Admin tarafından onaylanmadan beklediği süre. Eşik aşılırsa Admin Dashboard’ında ve Kullanıcı </w:t>
      </w:r>
      <w:r>
        <w:lastRenderedPageBreak/>
        <w:t>Yönetimi Onay Bekleyenler kuyruğunda uyarı gösterilir. Hesaplama: NOW() - approval_request.created_ts (approval_request.status = PENDING AND approval_request.entity_type = USER_CREATE).</w:t>
      </w:r>
    </w:p>
    <w:p w14:paraId="10A00043" w14:textId="77777777" w:rsidR="006C5BD2" w:rsidRDefault="00FC6C4E">
      <w:pPr>
        <w:numPr>
          <w:ilvl w:val="0"/>
          <w:numId w:val="42"/>
        </w:numPr>
      </w:pPr>
      <w:r>
        <w:t>Vaka Arşivleme Onay Bekleme Süresi (sla_case_archive_approval_hours): Arşivleme talebi gönderilmiş bir vakanın Checker onayını beklediği süre. Arşivleme onayı maker_checker_enabled ayarından bağımsız olarak her zaman zorunludur. Hesaplama: NOW() - approval_request.created_ts (approval_request.status = PENDING AND approval_request.entity_type = CASE_ARCHIVE).</w:t>
      </w:r>
    </w:p>
    <w:p w14:paraId="10A00008" w14:textId="77777777" w:rsidR="006C5BD2" w:rsidRDefault="00FC6C4E">
      <w:pPr>
        <w:spacing w:before="120" w:after="60"/>
      </w:pPr>
      <w:r>
        <w:rPr>
          <w:b/>
        </w:rPr>
        <w:t>Vaka Yaşam Döngüsü SLA’leri</w:t>
      </w:r>
    </w:p>
    <w:p w14:paraId="1E5FDF61" w14:textId="77777777" w:rsidR="006C5BD2" w:rsidRDefault="00FC6C4E">
      <w:pPr>
        <w:numPr>
          <w:ilvl w:val="0"/>
          <w:numId w:val="42"/>
        </w:numPr>
      </w:pPr>
      <w:r>
        <w:t>İlk Analize Kadar Süre (sla_case_first_analysis_minutes): (first_analyse_ts - create_ts). Vakanın oluşturulduktan ne kadar süre sonra ele alındığını gösterir.</w:t>
      </w:r>
    </w:p>
    <w:p w14:paraId="10A00009" w14:textId="77777777" w:rsidR="006C5BD2" w:rsidRDefault="00FC6C4E">
      <w:pPr>
        <w:numPr>
          <w:ilvl w:val="0"/>
          <w:numId w:val="42"/>
        </w:numPr>
      </w:pPr>
      <w:r>
        <w:t>Soruşturma Süresi: (close_ts - first_analyse_ts). Vakanın ilk analizden kapanışa kadar aktif soruşturma süresi.</w:t>
      </w:r>
    </w:p>
    <w:p w14:paraId="10A0000A" w14:textId="77777777" w:rsidR="006C5BD2" w:rsidRDefault="00FC6C4E">
      <w:pPr>
        <w:numPr>
          <w:ilvl w:val="0"/>
          <w:numId w:val="42"/>
        </w:numPr>
      </w:pPr>
      <w:r>
        <w:t>Toplam İşlem Süresi (sla_case_total_processing_hours): (close_ts - create_ts). Vakanın oluşturulmasından kapatılmasına kadar geçen uçtan uca süre.</w:t>
      </w:r>
    </w:p>
    <w:p w14:paraId="10A0000B" w14:textId="77777777" w:rsidR="006C5BD2" w:rsidRDefault="00FC6C4E">
      <w:pPr>
        <w:spacing w:before="120" w:after="60"/>
      </w:pPr>
      <w:r>
        <w:rPr>
          <w:b/>
        </w:rPr>
        <w:t>System_Setting Tablosu Yapılandırması</w:t>
      </w:r>
    </w:p>
    <w:p w14:paraId="2166A768" w14:textId="77777777" w:rsidR="006C5BD2" w:rsidRDefault="00FC6C4E">
      <w:pPr>
        <w:pStyle w:val="FirstParagraph"/>
      </w:pPr>
      <w:r>
        <w:t>Tüm SLA eşikleri System_Setting tablosunda yapılandırılabilir. Her bir SLA metriği için ayrı bir setting key tanımlanır. İhlaller Dashboard’da kırmızı uyarı bantları, Vaka Oluşturma ve Vaka Listesi ekranlarında satır bazlı renk kodları ve SLA Raporunda detaylı listeler olarak gösterilir. Operasyonel süreç SLA’leri öncelikli olarak ele alınır; çünkü dokunulmamış marked işlemler ve yaşlanan vakalar doğrudan iş riskini yansıtır. Maker-Checker onay SLA’leri, onay darboğazlarının erken tespit edilmesini sağlar; eşik aşımlarında ilgili Checker/Admin’e e-posta bildirimi gönderilir.</w:t>
      </w:r>
    </w:p>
    <w:p w14:paraId="2166A769" w14:textId="16F714C1" w:rsidR="006C5BD2" w:rsidRDefault="0056751D">
      <w:pPr>
        <w:pStyle w:val="Balk2"/>
      </w:pPr>
      <w:bookmarkStart w:id="80" w:name="maker-checker-yönetişim-çerçevesi"/>
      <w:bookmarkEnd w:id="77"/>
      <w:r>
        <w:t>9.4 Maker-Checker Yönetişim Çerçevesi</w:t>
      </w:r>
    </w:p>
    <w:p w14:paraId="2166A76A" w14:textId="77777777" w:rsidR="006C5BD2" w:rsidRDefault="00FC6C4E">
      <w:pPr>
        <w:pStyle w:val="Balk3"/>
      </w:pPr>
      <w:bookmarkStart w:id="81" w:name="vaka-kapatma-maker-checker-akışı"/>
      <w:r>
        <w:t>Vaka Kapatma: Maker-Checker Akışı</w:t>
      </w:r>
    </w:p>
    <w:p w14:paraId="2166A76B" w14:textId="77777777" w:rsidR="006C5BD2" w:rsidRDefault="00FC6C4E">
      <w:pPr>
        <w:numPr>
          <w:ilvl w:val="0"/>
          <w:numId w:val="43"/>
        </w:numPr>
      </w:pPr>
      <w:r>
        <w:t>Maker: Analist karar seçer ve "Kapat"ı tıklar. Vaka PENDING_CLOSURE statüsüne geçer, Approval_Request kaydı oluşturulur.</w:t>
      </w:r>
    </w:p>
    <w:p w14:paraId="2166A76C" w14:textId="77777777" w:rsidR="006C5BD2" w:rsidRDefault="00FC6C4E">
      <w:pPr>
        <w:numPr>
          <w:ilvl w:val="0"/>
          <w:numId w:val="43"/>
        </w:numPr>
      </w:pPr>
      <w:r>
        <w:t>Checker: Aynı alandaki farklı bir kullanıcı (analist/yönetici) Onay Bekleyenler kuyruğundan vakayı inceler.</w:t>
      </w:r>
    </w:p>
    <w:p w14:paraId="2166A76D" w14:textId="77777777" w:rsidR="006C5BD2" w:rsidRDefault="00FC6C4E">
      <w:pPr>
        <w:numPr>
          <w:ilvl w:val="0"/>
          <w:numId w:val="43"/>
        </w:numPr>
      </w:pPr>
      <w:r>
        <w:t>Onayda: Vaka CLOSED statüsüne geçer. Kapama nedeni SCM’nin case tablosuna işlenir; her iki kullanıcı denetim kaydına eklenir. FDM veya SFD’ye herhangi bir yazışma yapılmaz.</w:t>
      </w:r>
    </w:p>
    <w:p w14:paraId="2166A76E" w14:textId="77777777" w:rsidR="006C5BD2" w:rsidRDefault="00FC6C4E">
      <w:pPr>
        <w:numPr>
          <w:ilvl w:val="0"/>
          <w:numId w:val="43"/>
        </w:numPr>
      </w:pPr>
      <w:r>
        <w:t>Reddedilmede: Vaka önceki statüsüne döner, initiating analist bildirim alır ve red gerekçesi gösterilir.</w:t>
      </w:r>
    </w:p>
    <w:p w14:paraId="2166A770" w14:textId="77777777" w:rsidR="006C5BD2" w:rsidRDefault="00FC6C4E">
      <w:pPr>
        <w:pStyle w:val="Balk3"/>
      </w:pPr>
      <w:bookmarkStart w:id="82" w:name="kullanıcı-oluşturma-maker-checker-akışı"/>
      <w:bookmarkEnd w:id="81"/>
      <w:r>
        <w:t>Kullanıcı Oluşturma: Maker-Checker Akışı</w:t>
      </w:r>
    </w:p>
    <w:p w14:paraId="2166A771" w14:textId="77777777" w:rsidR="006C5BD2" w:rsidRDefault="00FC6C4E">
      <w:pPr>
        <w:numPr>
          <w:ilvl w:val="0"/>
          <w:numId w:val="44"/>
        </w:numPr>
      </w:pPr>
      <w:r>
        <w:t>Maker (Admin A): Yeni kullanıcı oluşturur. Hesap pending_approval statüsünde kalır.</w:t>
      </w:r>
    </w:p>
    <w:p w14:paraId="2166A772" w14:textId="77777777" w:rsidR="006C5BD2" w:rsidRDefault="00FC6C4E">
      <w:pPr>
        <w:numPr>
          <w:ilvl w:val="0"/>
          <w:numId w:val="44"/>
        </w:numPr>
      </w:pPr>
      <w:r>
        <w:lastRenderedPageBreak/>
        <w:t>Checker (Admin B): Farklı Admin Onay Bekleyenler kuyruğundan isteği inceler, rol/alan atamasını doğrular.</w:t>
      </w:r>
    </w:p>
    <w:p w14:paraId="2166A773" w14:textId="77777777" w:rsidR="006C5BD2" w:rsidRDefault="00FC6C4E">
      <w:pPr>
        <w:numPr>
          <w:ilvl w:val="0"/>
          <w:numId w:val="44"/>
        </w:numPr>
      </w:pPr>
      <w:r>
        <w:t>Onayda: Hesap aktif olur. LDAP-Only AÇIK ise önce LDAP doğrulaması yapılır.</w:t>
      </w:r>
    </w:p>
    <w:p w14:paraId="2166A774" w14:textId="77777777" w:rsidR="006C5BD2" w:rsidRDefault="00FC6C4E">
      <w:pPr>
        <w:numPr>
          <w:ilvl w:val="0"/>
          <w:numId w:val="44"/>
        </w:numPr>
      </w:pPr>
      <w:r>
        <w:t>Reddedilmede: Hesap devre dışı bırakılır, başvuran Admin bildirim alır.</w:t>
      </w:r>
    </w:p>
    <w:p w14:paraId="7F4A89DE" w14:textId="77777777" w:rsidR="00D92639" w:rsidRDefault="00D92639" w:rsidP="00923E96">
      <w:pPr>
        <w:pStyle w:val="Balk1"/>
      </w:pPr>
      <w:bookmarkStart w:id="83" w:name="X51dbdc5946104dc6f1c50d59a60882f74a903a5"/>
      <w:bookmarkEnd w:id="65"/>
      <w:bookmarkEnd w:id="80"/>
      <w:bookmarkEnd w:id="82"/>
    </w:p>
    <w:p w14:paraId="2166A826" w14:textId="77777777" w:rsidR="006C5BD2" w:rsidRDefault="006C5BD2" w:rsidP="00FF0740">
      <w:bookmarkStart w:id="84" w:name="section"/>
      <w:bookmarkEnd w:id="83"/>
      <w:bookmarkEnd w:id="84"/>
    </w:p>
    <w:sectPr w:rsidR="006C5BD2">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Toygun Baysal" w:date="2026-03-02T16:34:00Z" w:initials="tb">
    <w:p w14:paraId="7B6B375A" w14:textId="77777777" w:rsidR="00077CAB" w:rsidRDefault="00F93267" w:rsidP="00077CAB">
      <w:pPr>
        <w:pStyle w:val="AklamaMetni"/>
      </w:pPr>
      <w:r>
        <w:rPr>
          <w:rStyle w:val="AklamaBavurusu"/>
        </w:rPr>
        <w:annotationRef/>
      </w:r>
      <w:r w:rsidR="00077CAB">
        <w:t>SDA’dan geliyor</w:t>
      </w:r>
    </w:p>
  </w:comment>
  <w:comment w:id="6" w:author="Toygun Baysal" w:date="2026-03-02T13:12:00Z" w:initials="tb">
    <w:p w14:paraId="677BE95D" w14:textId="77777777" w:rsidR="00637CBB" w:rsidRDefault="00637CBB" w:rsidP="00637CBB">
      <w:pPr>
        <w:pStyle w:val="AklamaMetni"/>
      </w:pPr>
      <w:r>
        <w:rPr>
          <w:rStyle w:val="AklamaBavurusu"/>
        </w:rPr>
        <w:annotationRef/>
      </w:r>
      <w:r>
        <w:t>Detabase şeması, akış</w:t>
      </w:r>
    </w:p>
  </w:comment>
  <w:comment w:id="11" w:author="Toygun Baysal" w:date="2026-02-26T16:10:00Z" w:initials="tb">
    <w:p w14:paraId="140F33EA" w14:textId="77777777" w:rsidR="006E1C5C" w:rsidRDefault="008F0F14" w:rsidP="006E1C5C">
      <w:pPr>
        <w:pStyle w:val="AklamaMetni"/>
      </w:pPr>
      <w:r>
        <w:rPr>
          <w:rStyle w:val="AklamaBavurusu"/>
        </w:rPr>
        <w:annotationRef/>
      </w:r>
      <w:r w:rsidR="006E1C5C">
        <w:rPr>
          <w:color w:val="FFFFFF"/>
          <w:highlight w:val="black"/>
        </w:rPr>
        <w:t>Tetikledikleri kuralların bilgisini (rule_id, belki rule_score vs.) de bir alandan alabilmeliyiz. Caselerdeki işlemlerde göstermeyeceksekte raporlar için bu alanlar gerekecektir. Not olması açısından yazıyorum.</w:t>
      </w:r>
      <w:r w:rsidR="006E1C5C">
        <w:t xml:space="preserve">  -Ebru</w:t>
      </w:r>
    </w:p>
  </w:comment>
  <w:comment w:id="13" w:author="Toygun Baysal" w:date="2026-02-18T21:10:00Z" w:initials="">
    <w:p w14:paraId="2166A827" w14:textId="77777777" w:rsidR="006349C8" w:rsidRDefault="00FC6C4E" w:rsidP="006349C8">
      <w:pPr>
        <w:pStyle w:val="AklamaMetni"/>
      </w:pPr>
      <w:r>
        <w:annotationRef/>
      </w:r>
      <w:r w:rsidR="006349C8">
        <w:t xml:space="preserve">İlk versiyonda olacak mı?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6B375A" w15:done="0"/>
  <w15:commentEx w15:paraId="677BE95D" w15:done="0"/>
  <w15:commentEx w15:paraId="140F33EA" w15:done="0"/>
  <w15:commentEx w15:paraId="2166A8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79E11F" w16cex:dateUtc="2026-03-02T13:34:00Z"/>
  <w16cex:commentExtensible w16cex:durableId="55C8AB0F" w16cex:dateUtc="2026-03-02T10:12:00Z"/>
  <w16cex:commentExtensible w16cex:durableId="5BACC988" w16cex:dateUtc="2026-02-26T1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6B375A" w16cid:durableId="3E79E11F"/>
  <w16cid:commentId w16cid:paraId="677BE95D" w16cid:durableId="55C8AB0F"/>
  <w16cid:commentId w16cid:paraId="140F33EA" w16cid:durableId="5BACC988"/>
  <w16cid:commentId w16cid:paraId="2166A827" w16cid:durableId="2166A8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159FE" w14:textId="77777777" w:rsidR="00744022" w:rsidRDefault="00744022">
      <w:pPr>
        <w:spacing w:after="0"/>
      </w:pPr>
      <w:r>
        <w:separator/>
      </w:r>
    </w:p>
  </w:endnote>
  <w:endnote w:type="continuationSeparator" w:id="0">
    <w:p w14:paraId="56667F3D" w14:textId="77777777" w:rsidR="00744022" w:rsidRDefault="007440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74A52" w14:textId="77777777" w:rsidR="00744022" w:rsidRDefault="00744022">
      <w:r>
        <w:separator/>
      </w:r>
    </w:p>
  </w:footnote>
  <w:footnote w:type="continuationSeparator" w:id="0">
    <w:p w14:paraId="0AB6EFA7" w14:textId="77777777" w:rsidR="00744022" w:rsidRDefault="007440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2A3C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CDEDF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743B480C"/>
    <w:multiLevelType w:val="hybridMultilevel"/>
    <w:tmpl w:val="75E4199E"/>
    <w:lvl w:ilvl="0" w:tplc="036C83D0">
      <w:start w:val="1"/>
      <w:numFmt w:val="bullet"/>
      <w:lvlText w:val="•"/>
      <w:lvlJc w:val="left"/>
      <w:pPr>
        <w:ind w:left="720" w:hanging="360"/>
      </w:pPr>
    </w:lvl>
    <w:lvl w:ilvl="1" w:tplc="58CC1096">
      <w:numFmt w:val="decimal"/>
      <w:lvlText w:val=""/>
      <w:lvlJc w:val="left"/>
    </w:lvl>
    <w:lvl w:ilvl="2" w:tplc="CF022D6E">
      <w:numFmt w:val="decimal"/>
      <w:lvlText w:val=""/>
      <w:lvlJc w:val="left"/>
    </w:lvl>
    <w:lvl w:ilvl="3" w:tplc="30105A06">
      <w:numFmt w:val="decimal"/>
      <w:lvlText w:val=""/>
      <w:lvlJc w:val="left"/>
    </w:lvl>
    <w:lvl w:ilvl="4" w:tplc="0172B8AC">
      <w:numFmt w:val="decimal"/>
      <w:lvlText w:val=""/>
      <w:lvlJc w:val="left"/>
    </w:lvl>
    <w:lvl w:ilvl="5" w:tplc="4DE0E8D4">
      <w:numFmt w:val="decimal"/>
      <w:lvlText w:val=""/>
      <w:lvlJc w:val="left"/>
    </w:lvl>
    <w:lvl w:ilvl="6" w:tplc="A6A80FB6">
      <w:numFmt w:val="decimal"/>
      <w:lvlText w:val=""/>
      <w:lvlJc w:val="left"/>
    </w:lvl>
    <w:lvl w:ilvl="7" w:tplc="087A84C0">
      <w:numFmt w:val="decimal"/>
      <w:lvlText w:val=""/>
      <w:lvlJc w:val="left"/>
    </w:lvl>
    <w:lvl w:ilvl="8" w:tplc="22B248AC">
      <w:numFmt w:val="decimal"/>
      <w:lvlText w:val=""/>
      <w:lvlJc w:val="left"/>
    </w:lvl>
  </w:abstractNum>
  <w:num w:numId="1" w16cid:durableId="1216895569">
    <w:abstractNumId w:val="0"/>
  </w:num>
  <w:num w:numId="2" w16cid:durableId="444424483">
    <w:abstractNumId w:val="1"/>
  </w:num>
  <w:num w:numId="3" w16cid:durableId="2025545372">
    <w:abstractNumId w:val="1"/>
  </w:num>
  <w:num w:numId="4" w16cid:durableId="1020936691">
    <w:abstractNumId w:val="1"/>
  </w:num>
  <w:num w:numId="5" w16cid:durableId="1388531181">
    <w:abstractNumId w:val="1"/>
  </w:num>
  <w:num w:numId="6" w16cid:durableId="284700122">
    <w:abstractNumId w:val="1"/>
  </w:num>
  <w:num w:numId="7" w16cid:durableId="2131045944">
    <w:abstractNumId w:val="1"/>
  </w:num>
  <w:num w:numId="8" w16cid:durableId="1395735192">
    <w:abstractNumId w:val="1"/>
  </w:num>
  <w:num w:numId="9" w16cid:durableId="823742236">
    <w:abstractNumId w:val="1"/>
  </w:num>
  <w:num w:numId="10" w16cid:durableId="250701750">
    <w:abstractNumId w:val="1"/>
  </w:num>
  <w:num w:numId="11" w16cid:durableId="938148261">
    <w:abstractNumId w:val="1"/>
  </w:num>
  <w:num w:numId="12" w16cid:durableId="1001470460">
    <w:abstractNumId w:val="1"/>
  </w:num>
  <w:num w:numId="13" w16cid:durableId="984702490">
    <w:abstractNumId w:val="1"/>
  </w:num>
  <w:num w:numId="14" w16cid:durableId="1016542844">
    <w:abstractNumId w:val="1"/>
  </w:num>
  <w:num w:numId="15" w16cid:durableId="1706708911">
    <w:abstractNumId w:val="1"/>
  </w:num>
  <w:num w:numId="16" w16cid:durableId="1296060714">
    <w:abstractNumId w:val="1"/>
  </w:num>
  <w:num w:numId="17" w16cid:durableId="1217551871">
    <w:abstractNumId w:val="1"/>
  </w:num>
  <w:num w:numId="18" w16cid:durableId="1229531944">
    <w:abstractNumId w:val="1"/>
  </w:num>
  <w:num w:numId="19" w16cid:durableId="1013066620">
    <w:abstractNumId w:val="1"/>
  </w:num>
  <w:num w:numId="20" w16cid:durableId="548612597">
    <w:abstractNumId w:val="1"/>
  </w:num>
  <w:num w:numId="21" w16cid:durableId="1614510869">
    <w:abstractNumId w:val="1"/>
  </w:num>
  <w:num w:numId="22" w16cid:durableId="1908416681">
    <w:abstractNumId w:val="1"/>
  </w:num>
  <w:num w:numId="23" w16cid:durableId="1522205377">
    <w:abstractNumId w:val="1"/>
  </w:num>
  <w:num w:numId="24" w16cid:durableId="1114523193">
    <w:abstractNumId w:val="1"/>
  </w:num>
  <w:num w:numId="25" w16cid:durableId="1449352822">
    <w:abstractNumId w:val="1"/>
  </w:num>
  <w:num w:numId="26" w16cid:durableId="1537354724">
    <w:abstractNumId w:val="1"/>
  </w:num>
  <w:num w:numId="27" w16cid:durableId="1568883879">
    <w:abstractNumId w:val="1"/>
  </w:num>
  <w:num w:numId="28" w16cid:durableId="2005740766">
    <w:abstractNumId w:val="1"/>
  </w:num>
  <w:num w:numId="29" w16cid:durableId="983586260">
    <w:abstractNumId w:val="1"/>
  </w:num>
  <w:num w:numId="30" w16cid:durableId="1328245842">
    <w:abstractNumId w:val="1"/>
  </w:num>
  <w:num w:numId="31" w16cid:durableId="1538471260">
    <w:abstractNumId w:val="1"/>
  </w:num>
  <w:num w:numId="32" w16cid:durableId="1595631099">
    <w:abstractNumId w:val="1"/>
  </w:num>
  <w:num w:numId="33" w16cid:durableId="260141693">
    <w:abstractNumId w:val="1"/>
  </w:num>
  <w:num w:numId="34" w16cid:durableId="1201624645">
    <w:abstractNumId w:val="1"/>
  </w:num>
  <w:num w:numId="35" w16cid:durableId="1825126578">
    <w:abstractNumId w:val="1"/>
  </w:num>
  <w:num w:numId="36" w16cid:durableId="1020475814">
    <w:abstractNumId w:val="1"/>
  </w:num>
  <w:num w:numId="37" w16cid:durableId="1419207728">
    <w:abstractNumId w:val="1"/>
  </w:num>
  <w:num w:numId="38" w16cid:durableId="357580810">
    <w:abstractNumId w:val="1"/>
  </w:num>
  <w:num w:numId="39" w16cid:durableId="970021086">
    <w:abstractNumId w:val="1"/>
  </w:num>
  <w:num w:numId="40" w16cid:durableId="737018217">
    <w:abstractNumId w:val="1"/>
  </w:num>
  <w:num w:numId="41" w16cid:durableId="9718922">
    <w:abstractNumId w:val="1"/>
  </w:num>
  <w:num w:numId="42" w16cid:durableId="370424383">
    <w:abstractNumId w:val="1"/>
  </w:num>
  <w:num w:numId="43" w16cid:durableId="1102989599">
    <w:abstractNumId w:val="1"/>
  </w:num>
  <w:num w:numId="44" w16cid:durableId="830297996">
    <w:abstractNumId w:val="1"/>
  </w:num>
  <w:num w:numId="45" w16cid:durableId="1298531317">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D2"/>
    <w:rsid w:val="00020FDF"/>
    <w:rsid w:val="0006735E"/>
    <w:rsid w:val="00074834"/>
    <w:rsid w:val="00077CAB"/>
    <w:rsid w:val="000B6EB9"/>
    <w:rsid w:val="000E3BBE"/>
    <w:rsid w:val="000F0D78"/>
    <w:rsid w:val="001125F0"/>
    <w:rsid w:val="00124A4C"/>
    <w:rsid w:val="00133C46"/>
    <w:rsid w:val="00143E8E"/>
    <w:rsid w:val="00156580"/>
    <w:rsid w:val="001650F3"/>
    <w:rsid w:val="00181125"/>
    <w:rsid w:val="00186E41"/>
    <w:rsid w:val="00194D97"/>
    <w:rsid w:val="0019581B"/>
    <w:rsid w:val="001960E7"/>
    <w:rsid w:val="001A5AA7"/>
    <w:rsid w:val="001A79CE"/>
    <w:rsid w:val="001B3FB6"/>
    <w:rsid w:val="00243D0E"/>
    <w:rsid w:val="00246B00"/>
    <w:rsid w:val="00265634"/>
    <w:rsid w:val="002900F1"/>
    <w:rsid w:val="002903F2"/>
    <w:rsid w:val="002A2AB6"/>
    <w:rsid w:val="002A6AC1"/>
    <w:rsid w:val="002B125A"/>
    <w:rsid w:val="002C19EB"/>
    <w:rsid w:val="00313B6D"/>
    <w:rsid w:val="00323E9F"/>
    <w:rsid w:val="00381790"/>
    <w:rsid w:val="00382853"/>
    <w:rsid w:val="003A6D7E"/>
    <w:rsid w:val="003B337E"/>
    <w:rsid w:val="003F0E1B"/>
    <w:rsid w:val="0041209A"/>
    <w:rsid w:val="004145B6"/>
    <w:rsid w:val="00446BA5"/>
    <w:rsid w:val="00485484"/>
    <w:rsid w:val="00492096"/>
    <w:rsid w:val="004C3A0B"/>
    <w:rsid w:val="005237F1"/>
    <w:rsid w:val="00544D19"/>
    <w:rsid w:val="005514E9"/>
    <w:rsid w:val="00557BC0"/>
    <w:rsid w:val="0056751D"/>
    <w:rsid w:val="00570411"/>
    <w:rsid w:val="0058066C"/>
    <w:rsid w:val="005A36E1"/>
    <w:rsid w:val="005A41DF"/>
    <w:rsid w:val="005A4AB5"/>
    <w:rsid w:val="005C0A99"/>
    <w:rsid w:val="005C16EA"/>
    <w:rsid w:val="005D2E5A"/>
    <w:rsid w:val="005F2076"/>
    <w:rsid w:val="006234E3"/>
    <w:rsid w:val="006349C8"/>
    <w:rsid w:val="00637CBB"/>
    <w:rsid w:val="0064764C"/>
    <w:rsid w:val="00696BC0"/>
    <w:rsid w:val="006C5BD2"/>
    <w:rsid w:val="006E1C5C"/>
    <w:rsid w:val="00712E80"/>
    <w:rsid w:val="0071498B"/>
    <w:rsid w:val="00715690"/>
    <w:rsid w:val="007325E3"/>
    <w:rsid w:val="00734E0A"/>
    <w:rsid w:val="00735979"/>
    <w:rsid w:val="00741094"/>
    <w:rsid w:val="00744022"/>
    <w:rsid w:val="00780628"/>
    <w:rsid w:val="007A2F0D"/>
    <w:rsid w:val="007E1455"/>
    <w:rsid w:val="007E62AE"/>
    <w:rsid w:val="007F653B"/>
    <w:rsid w:val="00807F98"/>
    <w:rsid w:val="00833FF9"/>
    <w:rsid w:val="00840BDA"/>
    <w:rsid w:val="00841745"/>
    <w:rsid w:val="00842A31"/>
    <w:rsid w:val="00846C6A"/>
    <w:rsid w:val="00851AEC"/>
    <w:rsid w:val="008638B4"/>
    <w:rsid w:val="00865609"/>
    <w:rsid w:val="008A1A0A"/>
    <w:rsid w:val="008B6D52"/>
    <w:rsid w:val="008C22CC"/>
    <w:rsid w:val="008F0F14"/>
    <w:rsid w:val="00911A80"/>
    <w:rsid w:val="00923E96"/>
    <w:rsid w:val="00931C82"/>
    <w:rsid w:val="0096114A"/>
    <w:rsid w:val="009973D2"/>
    <w:rsid w:val="009B3795"/>
    <w:rsid w:val="009C16CF"/>
    <w:rsid w:val="009F43D0"/>
    <w:rsid w:val="009F4FDE"/>
    <w:rsid w:val="009F7E0E"/>
    <w:rsid w:val="00A15095"/>
    <w:rsid w:val="00A253FD"/>
    <w:rsid w:val="00A33C05"/>
    <w:rsid w:val="00A40D9B"/>
    <w:rsid w:val="00A46C23"/>
    <w:rsid w:val="00A5235C"/>
    <w:rsid w:val="00A861D7"/>
    <w:rsid w:val="00A94591"/>
    <w:rsid w:val="00B221A1"/>
    <w:rsid w:val="00B27EC6"/>
    <w:rsid w:val="00B44647"/>
    <w:rsid w:val="00B44AFC"/>
    <w:rsid w:val="00B66FEB"/>
    <w:rsid w:val="00B84FF8"/>
    <w:rsid w:val="00B94CD3"/>
    <w:rsid w:val="00BB2596"/>
    <w:rsid w:val="00BC03C5"/>
    <w:rsid w:val="00BC5325"/>
    <w:rsid w:val="00BE7D1C"/>
    <w:rsid w:val="00BF65D8"/>
    <w:rsid w:val="00C217A3"/>
    <w:rsid w:val="00C24068"/>
    <w:rsid w:val="00C418CA"/>
    <w:rsid w:val="00C65A9E"/>
    <w:rsid w:val="00C87CBC"/>
    <w:rsid w:val="00C952F4"/>
    <w:rsid w:val="00CD6978"/>
    <w:rsid w:val="00CE7F77"/>
    <w:rsid w:val="00CF4871"/>
    <w:rsid w:val="00D37B50"/>
    <w:rsid w:val="00D44157"/>
    <w:rsid w:val="00D5030B"/>
    <w:rsid w:val="00D52479"/>
    <w:rsid w:val="00D74340"/>
    <w:rsid w:val="00D83CE2"/>
    <w:rsid w:val="00D92639"/>
    <w:rsid w:val="00D9286B"/>
    <w:rsid w:val="00D9490B"/>
    <w:rsid w:val="00DE72B2"/>
    <w:rsid w:val="00DF029C"/>
    <w:rsid w:val="00E06AE0"/>
    <w:rsid w:val="00E32639"/>
    <w:rsid w:val="00E33EB6"/>
    <w:rsid w:val="00E52FFC"/>
    <w:rsid w:val="00E64C25"/>
    <w:rsid w:val="00E87C2D"/>
    <w:rsid w:val="00E90112"/>
    <w:rsid w:val="00EB2B6A"/>
    <w:rsid w:val="00EC02A1"/>
    <w:rsid w:val="00ED1D57"/>
    <w:rsid w:val="00ED72EF"/>
    <w:rsid w:val="00EE401F"/>
    <w:rsid w:val="00F00106"/>
    <w:rsid w:val="00F2550E"/>
    <w:rsid w:val="00F315EE"/>
    <w:rsid w:val="00F776AB"/>
    <w:rsid w:val="00F93267"/>
    <w:rsid w:val="00FA6893"/>
    <w:rsid w:val="00FC1489"/>
    <w:rsid w:val="00FC54C6"/>
    <w:rsid w:val="00FC6C4E"/>
    <w:rsid w:val="00FF074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A320"/>
  <w15:docId w15:val="{BD5AD3C3-02AA-403A-9B6F-20DAFB582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klamaMetni">
    <w:name w:val="annotation text"/>
    <w:basedOn w:val="Normal"/>
    <w:link w:val="AklamaMetniChar"/>
    <w:rPr>
      <w:sz w:val="20"/>
      <w:szCs w:val="20"/>
    </w:rPr>
  </w:style>
  <w:style w:type="character" w:customStyle="1" w:styleId="AklamaMetniChar">
    <w:name w:val="Açıklama Metni Char"/>
    <w:basedOn w:val="VarsaylanParagrafYazTipi"/>
    <w:link w:val="AklamaMetni"/>
    <w:rPr>
      <w:sz w:val="20"/>
      <w:szCs w:val="20"/>
    </w:rPr>
  </w:style>
  <w:style w:type="character" w:styleId="AklamaBavurusu">
    <w:name w:val="annotation reference"/>
    <w:basedOn w:val="VarsaylanParagrafYazTipi"/>
    <w:rPr>
      <w:sz w:val="16"/>
      <w:szCs w:val="16"/>
    </w:rPr>
  </w:style>
  <w:style w:type="paragraph" w:styleId="AklamaKonusu">
    <w:name w:val="annotation subject"/>
    <w:basedOn w:val="AklamaMetni"/>
    <w:next w:val="AklamaMetni"/>
    <w:link w:val="AklamaKonusuChar"/>
    <w:rsid w:val="00833FF9"/>
    <w:rPr>
      <w:b/>
      <w:bCs/>
    </w:rPr>
  </w:style>
  <w:style w:type="character" w:customStyle="1" w:styleId="AklamaKonusuChar">
    <w:name w:val="Açıklama Konusu Char"/>
    <w:basedOn w:val="AklamaMetniChar"/>
    <w:link w:val="AklamaKonusu"/>
    <w:rsid w:val="00833FF9"/>
    <w:rPr>
      <w:b/>
      <w:bCs/>
      <w:sz w:val="20"/>
      <w:szCs w:val="20"/>
    </w:rPr>
  </w:style>
  <w:style w:type="paragraph" w:styleId="ListeParagraf">
    <w:name w:val="List Paragraph"/>
    <w:qFormat/>
    <w:rsid w:val="008A1A0A"/>
    <w:pPr>
      <w:spacing w:after="0"/>
    </w:pPr>
    <w:rPr>
      <w:rFonts w:ascii="Arial" w:eastAsia="Arial" w:hAnsi="Arial" w:cs="Arial"/>
      <w:sz w:val="20"/>
      <w:szCs w:val="20"/>
      <w:lang w:val="tr-TR" w:eastAsia="tr-TR"/>
    </w:rPr>
  </w:style>
  <w:style w:type="paragraph" w:styleId="stBilgi">
    <w:name w:val="header"/>
    <w:basedOn w:val="Normal"/>
    <w:link w:val="stBilgiChar"/>
    <w:rsid w:val="002B125A"/>
    <w:pPr>
      <w:tabs>
        <w:tab w:val="center" w:pos="4536"/>
        <w:tab w:val="right" w:pos="9072"/>
      </w:tabs>
      <w:spacing w:after="0"/>
    </w:pPr>
  </w:style>
  <w:style w:type="character" w:customStyle="1" w:styleId="stBilgiChar">
    <w:name w:val="Üst Bilgi Char"/>
    <w:basedOn w:val="VarsaylanParagrafYazTipi"/>
    <w:link w:val="stBilgi"/>
    <w:rsid w:val="002B125A"/>
  </w:style>
  <w:style w:type="paragraph" w:styleId="AltBilgi">
    <w:name w:val="footer"/>
    <w:basedOn w:val="Normal"/>
    <w:link w:val="AltBilgiChar"/>
    <w:rsid w:val="002B125A"/>
    <w:pPr>
      <w:tabs>
        <w:tab w:val="center" w:pos="4536"/>
        <w:tab w:val="right" w:pos="9072"/>
      </w:tabs>
      <w:spacing w:after="0"/>
    </w:pPr>
  </w:style>
  <w:style w:type="character" w:customStyle="1" w:styleId="AltBilgiChar">
    <w:name w:val="Alt Bilgi Char"/>
    <w:basedOn w:val="VarsaylanParagrafYazTipi"/>
    <w:link w:val="AltBilgi"/>
    <w:rsid w:val="002B1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34</Pages>
  <Words>7194</Words>
  <Characters>51150</Characters>
  <Application>Microsoft Office Word</Application>
  <DocSecurity>0</DocSecurity>
  <Lines>1894</Lines>
  <Paragraphs>1296</Paragraphs>
  <ScaleCrop>false</ScaleCrop>
  <Company/>
  <LinksUpToDate>false</LinksUpToDate>
  <CharactersWithSpaces>57048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Toygun Baysal</dc:creator>
  <cp:keywords/>
  <cp:lastModifiedBy>Toygun Baysal</cp:lastModifiedBy>
  <cp:revision>41</cp:revision>
  <dcterms:created xsi:type="dcterms:W3CDTF">2026-03-03T17:53:00Z</dcterms:created>
  <dcterms:modified xsi:type="dcterms:W3CDTF">2026-03-03T20:31:00Z</dcterms:modified>
</cp:coreProperties>
</file>